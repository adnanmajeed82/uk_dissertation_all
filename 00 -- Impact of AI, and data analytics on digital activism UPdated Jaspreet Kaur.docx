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D70DD2" w14:textId="77777777" w:rsidR="00036C0E" w:rsidRPr="002A2E7C" w:rsidRDefault="00036C0E" w:rsidP="00036C0E">
      <w:pPr>
        <w:pStyle w:val="Title"/>
        <w:jc w:val="center"/>
        <w:rPr>
          <w:rFonts w:ascii="Times New Roman" w:hAnsi="Times New Roman" w:cs="Times New Roman"/>
          <w:b/>
          <w:bCs/>
        </w:rPr>
      </w:pPr>
    </w:p>
    <w:p w14:paraId="143CBD7D" w14:textId="77777777" w:rsidR="00036C0E" w:rsidRPr="002A2E7C" w:rsidRDefault="00036C0E" w:rsidP="00036C0E">
      <w:pPr>
        <w:pStyle w:val="Title"/>
        <w:jc w:val="center"/>
        <w:rPr>
          <w:rFonts w:ascii="Times New Roman" w:hAnsi="Times New Roman" w:cs="Times New Roman"/>
          <w:b/>
          <w:bCs/>
        </w:rPr>
      </w:pPr>
    </w:p>
    <w:p w14:paraId="62268318" w14:textId="77777777" w:rsidR="00036C0E" w:rsidRPr="002A2E7C" w:rsidRDefault="00036C0E" w:rsidP="00036C0E">
      <w:pPr>
        <w:pStyle w:val="Title"/>
        <w:jc w:val="center"/>
        <w:rPr>
          <w:rFonts w:ascii="Times New Roman" w:hAnsi="Times New Roman" w:cs="Times New Roman"/>
          <w:b/>
          <w:bCs/>
        </w:rPr>
      </w:pPr>
    </w:p>
    <w:p w14:paraId="214B52F6" w14:textId="77777777" w:rsidR="00036C0E" w:rsidRPr="002A2E7C" w:rsidRDefault="00036C0E" w:rsidP="00036C0E">
      <w:pPr>
        <w:pStyle w:val="Title"/>
        <w:jc w:val="center"/>
        <w:rPr>
          <w:rFonts w:ascii="Times New Roman" w:hAnsi="Times New Roman" w:cs="Times New Roman"/>
          <w:b/>
          <w:bCs/>
        </w:rPr>
      </w:pPr>
    </w:p>
    <w:p w14:paraId="4CC9C2C8" w14:textId="009F2798" w:rsidR="00DE1B69" w:rsidRPr="002A2E7C" w:rsidRDefault="00036C0E" w:rsidP="00036C0E">
      <w:pPr>
        <w:pStyle w:val="Title"/>
        <w:jc w:val="center"/>
        <w:rPr>
          <w:rFonts w:ascii="Times New Roman" w:hAnsi="Times New Roman" w:cs="Times New Roman"/>
          <w:bCs/>
          <w:i/>
          <w:sz w:val="42"/>
        </w:rPr>
      </w:pPr>
      <w:r w:rsidRPr="002A2E7C">
        <w:rPr>
          <w:rFonts w:ascii="Times New Roman" w:hAnsi="Times New Roman" w:cs="Times New Roman"/>
          <w:bCs/>
          <w:i/>
          <w:sz w:val="42"/>
        </w:rPr>
        <w:t xml:space="preserve">IMPACT OF AI, AND DATA ANALYTICS ON </w:t>
      </w:r>
      <w:r w:rsidR="00C336A8" w:rsidRPr="002A2E7C">
        <w:rPr>
          <w:rFonts w:ascii="Times New Roman" w:hAnsi="Times New Roman" w:cs="Times New Roman"/>
          <w:bCs/>
          <w:i/>
          <w:sz w:val="42"/>
        </w:rPr>
        <w:t xml:space="preserve">DATA ANALYTICS &amp; MACHINE </w:t>
      </w:r>
      <w:r w:rsidR="00633D37" w:rsidRPr="002A2E7C">
        <w:rPr>
          <w:rFonts w:ascii="Times New Roman" w:hAnsi="Times New Roman" w:cs="Times New Roman"/>
          <w:bCs/>
          <w:i/>
          <w:sz w:val="42"/>
        </w:rPr>
        <w:t>LEARNING ACTIVISM</w:t>
      </w:r>
    </w:p>
    <w:p w14:paraId="734254CF" w14:textId="3375C99B" w:rsidR="00D9354A" w:rsidRDefault="00D9354A" w:rsidP="00D9354A">
      <w:pPr>
        <w:jc w:val="center"/>
        <w:rPr>
          <w:i/>
          <w:sz w:val="30"/>
        </w:rPr>
      </w:pPr>
      <w:r>
        <w:rPr>
          <w:i/>
          <w:sz w:val="30"/>
        </w:rPr>
        <w:t xml:space="preserve">Social Media Fake </w:t>
      </w:r>
      <w:ins w:id="0" w:author="hp" w:date="2022-02-01T16:57:00Z">
        <w:r w:rsidR="004B6D4B">
          <w:rPr>
            <w:i/>
            <w:sz w:val="30"/>
          </w:rPr>
          <w:t xml:space="preserve">account </w:t>
        </w:r>
      </w:ins>
      <w:r>
        <w:rPr>
          <w:i/>
          <w:sz w:val="30"/>
        </w:rPr>
        <w:t>Data Analytics</w:t>
      </w:r>
    </w:p>
    <w:p w14:paraId="335081DE" w14:textId="77777777" w:rsidR="00D9354A" w:rsidRDefault="00D9354A">
      <w:pPr>
        <w:rPr>
          <w:i/>
          <w:sz w:val="30"/>
        </w:rPr>
      </w:pPr>
      <w:r>
        <w:rPr>
          <w:i/>
          <w:sz w:val="30"/>
        </w:rPr>
        <w:br w:type="page"/>
      </w:r>
    </w:p>
    <w:p w14:paraId="7A2FE9FE" w14:textId="77777777" w:rsidR="00DE1B69" w:rsidRPr="002A2E7C" w:rsidRDefault="00DE1B69" w:rsidP="00D9354A">
      <w:pPr>
        <w:jc w:val="center"/>
        <w:rPr>
          <w:i/>
          <w:sz w:val="30"/>
        </w:rPr>
      </w:pPr>
    </w:p>
    <w:sdt>
      <w:sdtPr>
        <w:rPr>
          <w:rFonts w:ascii="Times New Roman" w:eastAsiaTheme="minorHAnsi" w:hAnsi="Times New Roman" w:cs="Times New Roman"/>
          <w:color w:val="auto"/>
          <w:sz w:val="24"/>
          <w:szCs w:val="22"/>
        </w:rPr>
        <w:id w:val="45113806"/>
        <w:docPartObj>
          <w:docPartGallery w:val="Table of Contents"/>
          <w:docPartUnique/>
        </w:docPartObj>
      </w:sdtPr>
      <w:sdtEndPr>
        <w:rPr>
          <w:b/>
          <w:bCs/>
          <w:noProof/>
        </w:rPr>
      </w:sdtEndPr>
      <w:sdtContent>
        <w:p w14:paraId="52BC8774" w14:textId="77777777" w:rsidR="00CD3DAE" w:rsidRPr="002A2E7C" w:rsidRDefault="00CD3DAE" w:rsidP="00323764">
          <w:pPr>
            <w:pStyle w:val="TOCHeading"/>
            <w:spacing w:line="360" w:lineRule="auto"/>
            <w:rPr>
              <w:rFonts w:ascii="Times New Roman" w:hAnsi="Times New Roman" w:cs="Times New Roman"/>
            </w:rPr>
          </w:pPr>
          <w:r w:rsidRPr="002A2E7C">
            <w:rPr>
              <w:rFonts w:ascii="Times New Roman" w:hAnsi="Times New Roman" w:cs="Times New Roman"/>
            </w:rPr>
            <w:t>Table of Contents</w:t>
          </w:r>
        </w:p>
        <w:p w14:paraId="21DA2D70" w14:textId="77777777" w:rsidR="0068498F" w:rsidRDefault="00CD3DAE" w:rsidP="0029152C">
          <w:pPr>
            <w:pStyle w:val="TOC1"/>
            <w:tabs>
              <w:tab w:val="right" w:leader="dot" w:pos="9350"/>
            </w:tabs>
            <w:spacing w:line="360" w:lineRule="auto"/>
            <w:rPr>
              <w:ins w:id="1" w:author="hp" w:date="2022-02-01T16:55:00Z"/>
              <w:rFonts w:asciiTheme="minorHAnsi" w:eastAsiaTheme="minorEastAsia" w:hAnsiTheme="minorHAnsi" w:cstheme="minorBidi"/>
              <w:noProof/>
              <w:sz w:val="22"/>
            </w:rPr>
            <w:pPrChange w:id="2" w:author="hp" w:date="2022-02-01T16:57:00Z">
              <w:pPr>
                <w:pStyle w:val="TOC1"/>
                <w:tabs>
                  <w:tab w:val="right" w:leader="dot" w:pos="9350"/>
                </w:tabs>
              </w:pPr>
            </w:pPrChange>
          </w:pPr>
          <w:r w:rsidRPr="002A2E7C">
            <w:fldChar w:fldCharType="begin"/>
          </w:r>
          <w:r w:rsidRPr="002A2E7C">
            <w:instrText xml:space="preserve"> TOC \o "1-3" \h \z \u </w:instrText>
          </w:r>
          <w:r w:rsidRPr="002A2E7C">
            <w:fldChar w:fldCharType="separate"/>
          </w:r>
          <w:ins w:id="3" w:author="hp" w:date="2022-02-01T16:55:00Z">
            <w:r w:rsidR="0068498F" w:rsidRPr="00992CEF">
              <w:rPr>
                <w:rStyle w:val="Hyperlink"/>
                <w:noProof/>
              </w:rPr>
              <w:fldChar w:fldCharType="begin"/>
            </w:r>
            <w:r w:rsidR="0068498F" w:rsidRPr="00992CEF">
              <w:rPr>
                <w:rStyle w:val="Hyperlink"/>
                <w:noProof/>
              </w:rPr>
              <w:instrText xml:space="preserve"> </w:instrText>
            </w:r>
            <w:r w:rsidR="0068498F">
              <w:rPr>
                <w:noProof/>
              </w:rPr>
              <w:instrText>HYPERLINK \l "_Toc94626975"</w:instrText>
            </w:r>
            <w:r w:rsidR="0068498F" w:rsidRPr="00992CEF">
              <w:rPr>
                <w:rStyle w:val="Hyperlink"/>
                <w:noProof/>
              </w:rPr>
              <w:instrText xml:space="preserve"> </w:instrText>
            </w:r>
            <w:r w:rsidR="0068498F" w:rsidRPr="00992CEF">
              <w:rPr>
                <w:rStyle w:val="Hyperlink"/>
                <w:noProof/>
              </w:rPr>
            </w:r>
            <w:r w:rsidR="0068498F" w:rsidRPr="00992CEF">
              <w:rPr>
                <w:rStyle w:val="Hyperlink"/>
                <w:noProof/>
              </w:rPr>
              <w:fldChar w:fldCharType="separate"/>
            </w:r>
            <w:r w:rsidR="0068498F" w:rsidRPr="00992CEF">
              <w:rPr>
                <w:rStyle w:val="Hyperlink"/>
                <w:noProof/>
              </w:rPr>
              <w:t>Introduction</w:t>
            </w:r>
            <w:r w:rsidR="0068498F">
              <w:rPr>
                <w:noProof/>
                <w:webHidden/>
              </w:rPr>
              <w:tab/>
            </w:r>
            <w:r w:rsidR="0068498F">
              <w:rPr>
                <w:noProof/>
                <w:webHidden/>
              </w:rPr>
              <w:fldChar w:fldCharType="begin"/>
            </w:r>
            <w:r w:rsidR="0068498F">
              <w:rPr>
                <w:noProof/>
                <w:webHidden/>
              </w:rPr>
              <w:instrText xml:space="preserve"> PAGEREF _Toc94626975 \h </w:instrText>
            </w:r>
            <w:r w:rsidR="0068498F">
              <w:rPr>
                <w:noProof/>
                <w:webHidden/>
              </w:rPr>
            </w:r>
          </w:ins>
          <w:r w:rsidR="0068498F">
            <w:rPr>
              <w:noProof/>
              <w:webHidden/>
            </w:rPr>
            <w:fldChar w:fldCharType="separate"/>
          </w:r>
          <w:ins w:id="4" w:author="hp" w:date="2022-02-01T16:55:00Z">
            <w:r w:rsidR="0068498F">
              <w:rPr>
                <w:noProof/>
                <w:webHidden/>
              </w:rPr>
              <w:t>3</w:t>
            </w:r>
            <w:r w:rsidR="0068498F">
              <w:rPr>
                <w:noProof/>
                <w:webHidden/>
              </w:rPr>
              <w:fldChar w:fldCharType="end"/>
            </w:r>
            <w:r w:rsidR="0068498F" w:rsidRPr="00992CEF">
              <w:rPr>
                <w:rStyle w:val="Hyperlink"/>
                <w:noProof/>
              </w:rPr>
              <w:fldChar w:fldCharType="end"/>
            </w:r>
          </w:ins>
        </w:p>
        <w:p w14:paraId="4A0DEF76" w14:textId="77777777" w:rsidR="0068498F" w:rsidRDefault="0068498F" w:rsidP="0029152C">
          <w:pPr>
            <w:pStyle w:val="TOC2"/>
            <w:tabs>
              <w:tab w:val="right" w:leader="dot" w:pos="9350"/>
            </w:tabs>
            <w:spacing w:line="360" w:lineRule="auto"/>
            <w:rPr>
              <w:ins w:id="5" w:author="hp" w:date="2022-02-01T16:55:00Z"/>
              <w:rFonts w:asciiTheme="minorHAnsi" w:eastAsiaTheme="minorEastAsia" w:hAnsiTheme="minorHAnsi" w:cstheme="minorBidi"/>
              <w:noProof/>
              <w:sz w:val="22"/>
            </w:rPr>
            <w:pPrChange w:id="6" w:author="hp" w:date="2022-02-01T16:57:00Z">
              <w:pPr>
                <w:pStyle w:val="TOC2"/>
                <w:tabs>
                  <w:tab w:val="right" w:leader="dot" w:pos="9350"/>
                </w:tabs>
              </w:pPr>
            </w:pPrChange>
          </w:pPr>
          <w:ins w:id="7"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"_Toc94626976"</w:instrText>
            </w:r>
            <w:r w:rsidRPr="00992CEF">
              <w:rPr>
                <w:rStyle w:val="Hyperlink"/>
                <w:noProof/>
              </w:rPr>
              <w:instrText xml:space="preserve"> </w:instrText>
            </w:r>
            <w:r w:rsidRPr="00992CEF">
              <w:rPr>
                <w:rStyle w:val="Hyperlink"/>
                <w:noProof/>
              </w:rPr>
            </w:r>
            <w:r w:rsidRPr="00992CEF">
              <w:rPr>
                <w:rStyle w:val="Hyperlink"/>
                <w:noProof/>
              </w:rPr>
              <w:fldChar w:fldCharType="separate"/>
            </w:r>
            <w:r w:rsidRPr="00992CEF">
              <w:rPr>
                <w:rStyle w:val="Hyperlink"/>
                <w:noProof/>
              </w:rPr>
              <w:t>Rationale</w:t>
            </w:r>
            <w:r>
              <w:rPr>
                <w:noProof/>
                <w:webHidden/>
              </w:rPr>
              <w:tab/>
            </w:r>
            <w:r>
              <w:rPr>
                <w:noProof/>
                <w:webHidden/>
              </w:rPr>
              <w:fldChar w:fldCharType="begin"/>
            </w:r>
            <w:r>
              <w:rPr>
                <w:noProof/>
                <w:webHidden/>
              </w:rPr>
              <w:instrText xml:space="preserve"> PAGEREF _Toc94626976 \h </w:instrText>
            </w:r>
          </w:ins>
          <w:ins w:id="8" w:author="hp" w:date="2022-02-01T16:56:00Z">
            <w:r>
              <w:rPr>
                <w:noProof/>
                <w:webHidden/>
              </w:rPr>
            </w:r>
          </w:ins>
          <w:r>
            <w:rPr>
              <w:noProof/>
              <w:webHidden/>
            </w:rPr>
            <w:fldChar w:fldCharType="separate"/>
          </w:r>
          <w:ins w:id="9" w:author="hp" w:date="2022-02-01T16:56:00Z">
            <w:r>
              <w:rPr>
                <w:noProof/>
                <w:webHidden/>
              </w:rPr>
              <w:t>5</w:t>
            </w:r>
          </w:ins>
          <w:ins w:id="10" w:author="hp" w:date="2022-02-01T16:55:00Z">
            <w:r>
              <w:rPr>
                <w:noProof/>
                <w:webHidden/>
              </w:rPr>
              <w:fldChar w:fldCharType="end"/>
            </w:r>
            <w:r w:rsidRPr="00992CEF">
              <w:rPr>
                <w:rStyle w:val="Hyperlink"/>
                <w:noProof/>
              </w:rPr>
              <w:fldChar w:fldCharType="end"/>
            </w:r>
          </w:ins>
        </w:p>
        <w:p w14:paraId="13A8708A" w14:textId="77777777" w:rsidR="0068498F" w:rsidRDefault="0068498F" w:rsidP="0029152C">
          <w:pPr>
            <w:pStyle w:val="TOC2"/>
            <w:tabs>
              <w:tab w:val="right" w:leader="dot" w:pos="9350"/>
            </w:tabs>
            <w:spacing w:line="360" w:lineRule="auto"/>
            <w:rPr>
              <w:ins w:id="11" w:author="hp" w:date="2022-02-01T16:55:00Z"/>
              <w:rFonts w:asciiTheme="minorHAnsi" w:eastAsiaTheme="minorEastAsia" w:hAnsiTheme="minorHAnsi" w:cstheme="minorBidi"/>
              <w:noProof/>
              <w:sz w:val="22"/>
            </w:rPr>
            <w:pPrChange w:id="12" w:author="hp" w:date="2022-02-01T16:57:00Z">
              <w:pPr>
                <w:pStyle w:val="TOC2"/>
                <w:tabs>
                  <w:tab w:val="right" w:leader="dot" w:pos="9350"/>
                </w:tabs>
              </w:pPr>
            </w:pPrChange>
          </w:pPr>
          <w:ins w:id="13"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"_Toc94626977"</w:instrText>
            </w:r>
            <w:r w:rsidRPr="00992CEF">
              <w:rPr>
                <w:rStyle w:val="Hyperlink"/>
                <w:noProof/>
              </w:rPr>
              <w:instrText xml:space="preserve"> </w:instrText>
            </w:r>
          </w:ins>
          <w:ins w:id="14" w:author="hp" w:date="2022-02-01T16:56:00Z">
            <w:r w:rsidRPr="00992CEF">
              <w:rPr>
                <w:rStyle w:val="Hyperlink"/>
                <w:noProof/>
              </w:rPr>
            </w:r>
          </w:ins>
          <w:ins w:id="15" w:author="hp" w:date="2022-02-01T16:55:00Z">
            <w:r w:rsidRPr="00992CEF">
              <w:rPr>
                <w:rStyle w:val="Hyperlink"/>
                <w:noProof/>
              </w:rPr>
              <w:fldChar w:fldCharType="separate"/>
            </w:r>
            <w:r w:rsidRPr="00992CEF">
              <w:rPr>
                <w:rStyle w:val="Hyperlink"/>
                <w:noProof/>
              </w:rPr>
              <w:t>Aims &amp; Objective</w:t>
            </w:r>
            <w:r>
              <w:rPr>
                <w:noProof/>
                <w:webHidden/>
              </w:rPr>
              <w:tab/>
            </w:r>
            <w:r>
              <w:rPr>
                <w:noProof/>
                <w:webHidden/>
              </w:rPr>
              <w:fldChar w:fldCharType="begin"/>
            </w:r>
            <w:r>
              <w:rPr>
                <w:noProof/>
                <w:webHidden/>
              </w:rPr>
              <w:instrText xml:space="preserve"> PAGEREF _Toc94626977 \h </w:instrText>
            </w:r>
          </w:ins>
          <w:ins w:id="16" w:author="hp" w:date="2022-02-01T16:56:00Z">
            <w:r>
              <w:rPr>
                <w:noProof/>
                <w:webHidden/>
              </w:rPr>
            </w:r>
          </w:ins>
          <w:r>
            <w:rPr>
              <w:noProof/>
              <w:webHidden/>
            </w:rPr>
            <w:fldChar w:fldCharType="separate"/>
          </w:r>
          <w:ins w:id="17" w:author="hp" w:date="2022-02-01T16:56:00Z">
            <w:r>
              <w:rPr>
                <w:noProof/>
                <w:webHidden/>
              </w:rPr>
              <w:t>5</w:t>
            </w:r>
          </w:ins>
          <w:ins w:id="18" w:author="hp" w:date="2022-02-01T16:55:00Z">
            <w:r>
              <w:rPr>
                <w:noProof/>
                <w:webHidden/>
              </w:rPr>
              <w:fldChar w:fldCharType="end"/>
            </w:r>
            <w:r w:rsidRPr="00992CEF">
              <w:rPr>
                <w:rStyle w:val="Hyperlink"/>
                <w:noProof/>
              </w:rPr>
              <w:fldChar w:fldCharType="end"/>
            </w:r>
          </w:ins>
        </w:p>
        <w:p w14:paraId="3FF21C79" w14:textId="77777777" w:rsidR="0068498F" w:rsidRDefault="0068498F" w:rsidP="0029152C">
          <w:pPr>
            <w:pStyle w:val="TOC1"/>
            <w:tabs>
              <w:tab w:val="right" w:leader="dot" w:pos="9350"/>
            </w:tabs>
            <w:spacing w:line="360" w:lineRule="auto"/>
            <w:rPr>
              <w:ins w:id="19" w:author="hp" w:date="2022-02-01T16:55:00Z"/>
              <w:rFonts w:asciiTheme="minorHAnsi" w:eastAsiaTheme="minorEastAsia" w:hAnsiTheme="minorHAnsi" w:cstheme="minorBidi"/>
              <w:noProof/>
              <w:sz w:val="22"/>
            </w:rPr>
            <w:pPrChange w:id="20" w:author="hp" w:date="2022-02-01T16:57:00Z">
              <w:pPr>
                <w:pStyle w:val="TOC1"/>
                <w:tabs>
                  <w:tab w:val="right" w:leader="dot" w:pos="9350"/>
                </w:tabs>
              </w:pPr>
            </w:pPrChange>
          </w:pPr>
          <w:ins w:id="21"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"_Toc94626978"</w:instrText>
            </w:r>
            <w:r w:rsidRPr="00992CEF">
              <w:rPr>
                <w:rStyle w:val="Hyperlink"/>
                <w:noProof/>
              </w:rPr>
              <w:instrText xml:space="preserve"> </w:instrText>
            </w:r>
          </w:ins>
          <w:ins w:id="22" w:author="hp" w:date="2022-02-01T16:56:00Z">
            <w:r w:rsidRPr="00992CEF">
              <w:rPr>
                <w:rStyle w:val="Hyperlink"/>
                <w:noProof/>
              </w:rPr>
            </w:r>
          </w:ins>
          <w:ins w:id="23" w:author="hp" w:date="2022-02-01T16:55:00Z">
            <w:r w:rsidRPr="00992CEF">
              <w:rPr>
                <w:rStyle w:val="Hyperlink"/>
                <w:noProof/>
              </w:rPr>
              <w:fldChar w:fldCharType="separate"/>
            </w:r>
            <w:r w:rsidRPr="00992CEF">
              <w:rPr>
                <w:rStyle w:val="Hyperlink"/>
                <w:noProof/>
              </w:rPr>
              <w:t>Literature Review</w:t>
            </w:r>
            <w:r>
              <w:rPr>
                <w:noProof/>
                <w:webHidden/>
              </w:rPr>
              <w:tab/>
            </w:r>
            <w:r>
              <w:rPr>
                <w:noProof/>
                <w:webHidden/>
              </w:rPr>
              <w:fldChar w:fldCharType="begin"/>
            </w:r>
            <w:r>
              <w:rPr>
                <w:noProof/>
                <w:webHidden/>
              </w:rPr>
              <w:instrText xml:space="preserve"> PAGEREF _Toc94626978 \h </w:instrText>
            </w:r>
          </w:ins>
          <w:ins w:id="24" w:author="hp" w:date="2022-02-01T16:56:00Z">
            <w:r>
              <w:rPr>
                <w:noProof/>
                <w:webHidden/>
              </w:rPr>
            </w:r>
          </w:ins>
          <w:r>
            <w:rPr>
              <w:noProof/>
              <w:webHidden/>
            </w:rPr>
            <w:fldChar w:fldCharType="separate"/>
          </w:r>
          <w:ins w:id="25" w:author="hp" w:date="2022-02-01T16:56:00Z">
            <w:r>
              <w:rPr>
                <w:noProof/>
                <w:webHidden/>
              </w:rPr>
              <w:t>6</w:t>
            </w:r>
          </w:ins>
          <w:ins w:id="26" w:author="hp" w:date="2022-02-01T16:55:00Z">
            <w:r>
              <w:rPr>
                <w:noProof/>
                <w:webHidden/>
              </w:rPr>
              <w:fldChar w:fldCharType="end"/>
            </w:r>
            <w:r w:rsidRPr="00992CEF">
              <w:rPr>
                <w:rStyle w:val="Hyperlink"/>
                <w:noProof/>
              </w:rPr>
              <w:fldChar w:fldCharType="end"/>
            </w:r>
          </w:ins>
        </w:p>
        <w:p w14:paraId="463B2C97" w14:textId="77777777" w:rsidR="0068498F" w:rsidRDefault="0068498F" w:rsidP="0029152C">
          <w:pPr>
            <w:pStyle w:val="TOC1"/>
            <w:tabs>
              <w:tab w:val="right" w:leader="dot" w:pos="9350"/>
            </w:tabs>
            <w:spacing w:line="360" w:lineRule="auto"/>
            <w:rPr>
              <w:ins w:id="27" w:author="hp" w:date="2022-02-01T16:55:00Z"/>
              <w:rFonts w:asciiTheme="minorHAnsi" w:eastAsiaTheme="minorEastAsia" w:hAnsiTheme="minorHAnsi" w:cstheme="minorBidi"/>
              <w:noProof/>
              <w:sz w:val="22"/>
            </w:rPr>
            <w:pPrChange w:id="28" w:author="hp" w:date="2022-02-01T16:57:00Z">
              <w:pPr>
                <w:pStyle w:val="TOC1"/>
                <w:tabs>
                  <w:tab w:val="right" w:leader="dot" w:pos="9350"/>
                </w:tabs>
              </w:pPr>
            </w:pPrChange>
          </w:pPr>
          <w:ins w:id="29"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"_Toc94626979"</w:instrText>
            </w:r>
            <w:r w:rsidRPr="00992CEF">
              <w:rPr>
                <w:rStyle w:val="Hyperlink"/>
                <w:noProof/>
              </w:rPr>
              <w:instrText xml:space="preserve"> </w:instrText>
            </w:r>
          </w:ins>
          <w:ins w:id="30" w:author="hp" w:date="2022-02-01T16:56:00Z">
            <w:r w:rsidRPr="00992CEF">
              <w:rPr>
                <w:rStyle w:val="Hyperlink"/>
                <w:noProof/>
              </w:rPr>
            </w:r>
          </w:ins>
          <w:ins w:id="31" w:author="hp" w:date="2022-02-01T16:55:00Z">
            <w:r w:rsidRPr="00992CEF">
              <w:rPr>
                <w:rStyle w:val="Hyperlink"/>
                <w:noProof/>
              </w:rPr>
              <w:fldChar w:fldCharType="separate"/>
            </w:r>
            <w:r w:rsidRPr="00992CEF">
              <w:rPr>
                <w:rStyle w:val="Hyperlink"/>
                <w:noProof/>
              </w:rPr>
              <w:t>Proposed Methodology</w:t>
            </w:r>
            <w:r>
              <w:rPr>
                <w:noProof/>
                <w:webHidden/>
              </w:rPr>
              <w:tab/>
            </w:r>
            <w:r>
              <w:rPr>
                <w:noProof/>
                <w:webHidden/>
              </w:rPr>
              <w:fldChar w:fldCharType="begin"/>
            </w:r>
            <w:r>
              <w:rPr>
                <w:noProof/>
                <w:webHidden/>
              </w:rPr>
              <w:instrText xml:space="preserve"> PAGEREF _Toc94626979 \h </w:instrText>
            </w:r>
          </w:ins>
          <w:ins w:id="32" w:author="hp" w:date="2022-02-01T16:56:00Z">
            <w:r>
              <w:rPr>
                <w:noProof/>
                <w:webHidden/>
              </w:rPr>
            </w:r>
          </w:ins>
          <w:r>
            <w:rPr>
              <w:noProof/>
              <w:webHidden/>
            </w:rPr>
            <w:fldChar w:fldCharType="separate"/>
          </w:r>
          <w:ins w:id="33" w:author="hp" w:date="2022-02-01T16:56:00Z">
            <w:r>
              <w:rPr>
                <w:noProof/>
                <w:webHidden/>
              </w:rPr>
              <w:t>9</w:t>
            </w:r>
          </w:ins>
          <w:ins w:id="34" w:author="hp" w:date="2022-02-01T16:55:00Z">
            <w:r>
              <w:rPr>
                <w:noProof/>
                <w:webHidden/>
              </w:rPr>
              <w:fldChar w:fldCharType="end"/>
            </w:r>
            <w:r w:rsidRPr="00992CEF">
              <w:rPr>
                <w:rStyle w:val="Hyperlink"/>
                <w:noProof/>
              </w:rPr>
              <w:fldChar w:fldCharType="end"/>
            </w:r>
          </w:ins>
        </w:p>
        <w:p w14:paraId="672A8681" w14:textId="77777777" w:rsidR="0068498F" w:rsidRDefault="0068498F" w:rsidP="0029152C">
          <w:pPr>
            <w:pStyle w:val="TOC2"/>
            <w:tabs>
              <w:tab w:val="right" w:leader="dot" w:pos="9350"/>
            </w:tabs>
            <w:spacing w:line="360" w:lineRule="auto"/>
            <w:rPr>
              <w:ins w:id="35" w:author="hp" w:date="2022-02-01T16:55:00Z"/>
              <w:rFonts w:asciiTheme="minorHAnsi" w:eastAsiaTheme="minorEastAsia" w:hAnsiTheme="minorHAnsi" w:cstheme="minorBidi"/>
              <w:noProof/>
              <w:sz w:val="22"/>
            </w:rPr>
            <w:pPrChange w:id="36" w:author="hp" w:date="2022-02-01T16:57:00Z">
              <w:pPr>
                <w:pStyle w:val="TOC2"/>
                <w:tabs>
                  <w:tab w:val="right" w:leader="dot" w:pos="9350"/>
                </w:tabs>
              </w:pPr>
            </w:pPrChange>
          </w:pPr>
          <w:ins w:id="37"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"_Toc94626980"</w:instrText>
            </w:r>
            <w:r w:rsidRPr="00992CEF">
              <w:rPr>
                <w:rStyle w:val="Hyperlink"/>
                <w:noProof/>
              </w:rPr>
              <w:instrText xml:space="preserve"> </w:instrText>
            </w:r>
          </w:ins>
          <w:ins w:id="38" w:author="hp" w:date="2022-02-01T16:56:00Z">
            <w:r w:rsidRPr="00992CEF">
              <w:rPr>
                <w:rStyle w:val="Hyperlink"/>
                <w:noProof/>
              </w:rPr>
            </w:r>
          </w:ins>
          <w:ins w:id="39" w:author="hp" w:date="2022-02-01T16:55:00Z">
            <w:r w:rsidRPr="00992CEF">
              <w:rPr>
                <w:rStyle w:val="Hyperlink"/>
                <w:noProof/>
              </w:rPr>
              <w:fldChar w:fldCharType="separate"/>
            </w:r>
            <w:r w:rsidRPr="00992CEF">
              <w:rPr>
                <w:rStyle w:val="Hyperlink"/>
                <w:noProof/>
              </w:rPr>
              <w:t>Method of Data Analytics</w:t>
            </w:r>
            <w:r>
              <w:rPr>
                <w:noProof/>
                <w:webHidden/>
              </w:rPr>
              <w:tab/>
            </w:r>
            <w:r>
              <w:rPr>
                <w:noProof/>
                <w:webHidden/>
              </w:rPr>
              <w:fldChar w:fldCharType="begin"/>
            </w:r>
            <w:r>
              <w:rPr>
                <w:noProof/>
                <w:webHidden/>
              </w:rPr>
              <w:instrText xml:space="preserve"> PAGEREF _Toc94626980 \h </w:instrText>
            </w:r>
          </w:ins>
          <w:ins w:id="40" w:author="hp" w:date="2022-02-01T16:56:00Z">
            <w:r>
              <w:rPr>
                <w:noProof/>
                <w:webHidden/>
              </w:rPr>
            </w:r>
          </w:ins>
          <w:r>
            <w:rPr>
              <w:noProof/>
              <w:webHidden/>
            </w:rPr>
            <w:fldChar w:fldCharType="separate"/>
          </w:r>
          <w:ins w:id="41" w:author="hp" w:date="2022-02-01T16:56:00Z">
            <w:r>
              <w:rPr>
                <w:noProof/>
                <w:webHidden/>
              </w:rPr>
              <w:t>10</w:t>
            </w:r>
          </w:ins>
          <w:ins w:id="42" w:author="hp" w:date="2022-02-01T16:55:00Z">
            <w:r>
              <w:rPr>
                <w:noProof/>
                <w:webHidden/>
              </w:rPr>
              <w:fldChar w:fldCharType="end"/>
            </w:r>
            <w:r w:rsidRPr="00992CEF">
              <w:rPr>
                <w:rStyle w:val="Hyperlink"/>
                <w:noProof/>
              </w:rPr>
              <w:fldChar w:fldCharType="end"/>
            </w:r>
          </w:ins>
        </w:p>
        <w:p w14:paraId="6576E10C" w14:textId="77777777" w:rsidR="0068498F" w:rsidRDefault="0068498F" w:rsidP="0029152C">
          <w:pPr>
            <w:pStyle w:val="TOC2"/>
            <w:tabs>
              <w:tab w:val="right" w:leader="dot" w:pos="9350"/>
            </w:tabs>
            <w:spacing w:line="360" w:lineRule="auto"/>
            <w:rPr>
              <w:ins w:id="43" w:author="hp" w:date="2022-02-01T16:55:00Z"/>
              <w:rFonts w:asciiTheme="minorHAnsi" w:eastAsiaTheme="minorEastAsia" w:hAnsiTheme="minorHAnsi" w:cstheme="minorBidi"/>
              <w:noProof/>
              <w:sz w:val="22"/>
            </w:rPr>
            <w:pPrChange w:id="44" w:author="hp" w:date="2022-02-01T16:57:00Z">
              <w:pPr>
                <w:pStyle w:val="TOC2"/>
                <w:tabs>
                  <w:tab w:val="right" w:leader="dot" w:pos="9350"/>
                </w:tabs>
              </w:pPr>
            </w:pPrChange>
          </w:pPr>
          <w:ins w:id="45"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"_Toc94626981"</w:instrText>
            </w:r>
            <w:r w:rsidRPr="00992CEF">
              <w:rPr>
                <w:rStyle w:val="Hyperlink"/>
                <w:noProof/>
              </w:rPr>
              <w:instrText xml:space="preserve"> </w:instrText>
            </w:r>
          </w:ins>
          <w:ins w:id="46" w:author="hp" w:date="2022-02-01T16:56:00Z">
            <w:r w:rsidRPr="00992CEF">
              <w:rPr>
                <w:rStyle w:val="Hyperlink"/>
                <w:noProof/>
              </w:rPr>
            </w:r>
          </w:ins>
          <w:ins w:id="47" w:author="hp" w:date="2022-02-01T16:55:00Z">
            <w:r w:rsidRPr="00992CEF">
              <w:rPr>
                <w:rStyle w:val="Hyperlink"/>
                <w:noProof/>
              </w:rPr>
              <w:fldChar w:fldCharType="separate"/>
            </w:r>
            <w:r w:rsidRPr="00992CEF">
              <w:rPr>
                <w:rStyle w:val="Hyperlink"/>
                <w:noProof/>
              </w:rPr>
              <w:t>Data Gathering Method</w:t>
            </w:r>
            <w:r>
              <w:rPr>
                <w:noProof/>
                <w:webHidden/>
              </w:rPr>
              <w:tab/>
            </w:r>
            <w:r>
              <w:rPr>
                <w:noProof/>
                <w:webHidden/>
              </w:rPr>
              <w:fldChar w:fldCharType="begin"/>
            </w:r>
            <w:r>
              <w:rPr>
                <w:noProof/>
                <w:webHidden/>
              </w:rPr>
              <w:instrText xml:space="preserve"> PAGEREF _Toc94626981 \h </w:instrText>
            </w:r>
          </w:ins>
          <w:ins w:id="48" w:author="hp" w:date="2022-02-01T16:56:00Z">
            <w:r>
              <w:rPr>
                <w:noProof/>
                <w:webHidden/>
              </w:rPr>
            </w:r>
          </w:ins>
          <w:r>
            <w:rPr>
              <w:noProof/>
              <w:webHidden/>
            </w:rPr>
            <w:fldChar w:fldCharType="separate"/>
          </w:r>
          <w:ins w:id="49" w:author="hp" w:date="2022-02-01T16:56:00Z">
            <w:r>
              <w:rPr>
                <w:noProof/>
                <w:webHidden/>
              </w:rPr>
              <w:t>10</w:t>
            </w:r>
          </w:ins>
          <w:ins w:id="50" w:author="hp" w:date="2022-02-01T16:55:00Z">
            <w:r>
              <w:rPr>
                <w:noProof/>
                <w:webHidden/>
              </w:rPr>
              <w:fldChar w:fldCharType="end"/>
            </w:r>
            <w:r w:rsidRPr="00992CEF">
              <w:rPr>
                <w:rStyle w:val="Hyperlink"/>
                <w:noProof/>
              </w:rPr>
              <w:fldChar w:fldCharType="end"/>
            </w:r>
          </w:ins>
        </w:p>
        <w:p w14:paraId="1CA46F90" w14:textId="77777777" w:rsidR="0068498F" w:rsidRDefault="0068498F" w:rsidP="0029152C">
          <w:pPr>
            <w:pStyle w:val="TOC1"/>
            <w:tabs>
              <w:tab w:val="right" w:leader="dot" w:pos="9350"/>
            </w:tabs>
            <w:spacing w:line="360" w:lineRule="auto"/>
            <w:rPr>
              <w:ins w:id="51" w:author="hp" w:date="2022-02-01T16:55:00Z"/>
              <w:rFonts w:asciiTheme="minorHAnsi" w:eastAsiaTheme="minorEastAsia" w:hAnsiTheme="minorHAnsi" w:cstheme="minorBidi"/>
              <w:noProof/>
              <w:sz w:val="22"/>
            </w:rPr>
            <w:pPrChange w:id="52" w:author="hp" w:date="2022-02-01T16:57:00Z">
              <w:pPr>
                <w:pStyle w:val="TOC1"/>
                <w:tabs>
                  <w:tab w:val="right" w:leader="dot" w:pos="9350"/>
                </w:tabs>
              </w:pPr>
            </w:pPrChange>
          </w:pPr>
          <w:ins w:id="53"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"_Toc94626982"</w:instrText>
            </w:r>
            <w:r w:rsidRPr="00992CEF">
              <w:rPr>
                <w:rStyle w:val="Hyperlink"/>
                <w:noProof/>
              </w:rPr>
              <w:instrText xml:space="preserve"> </w:instrText>
            </w:r>
          </w:ins>
          <w:ins w:id="54" w:author="hp" w:date="2022-02-01T16:56:00Z">
            <w:r w:rsidRPr="00992CEF">
              <w:rPr>
                <w:rStyle w:val="Hyperlink"/>
                <w:noProof/>
              </w:rPr>
            </w:r>
          </w:ins>
          <w:ins w:id="55" w:author="hp" w:date="2022-02-01T16:55:00Z">
            <w:r w:rsidRPr="00992CEF">
              <w:rPr>
                <w:rStyle w:val="Hyperlink"/>
                <w:noProof/>
              </w:rPr>
              <w:fldChar w:fldCharType="separate"/>
            </w:r>
            <w:r w:rsidRPr="00992CEF">
              <w:rPr>
                <w:rStyle w:val="Hyperlink"/>
                <w:noProof/>
              </w:rPr>
              <w:t>Data Analysis Method</w:t>
            </w:r>
            <w:r>
              <w:rPr>
                <w:noProof/>
                <w:webHidden/>
              </w:rPr>
              <w:tab/>
            </w:r>
            <w:r>
              <w:rPr>
                <w:noProof/>
                <w:webHidden/>
              </w:rPr>
              <w:fldChar w:fldCharType="begin"/>
            </w:r>
            <w:r>
              <w:rPr>
                <w:noProof/>
                <w:webHidden/>
              </w:rPr>
              <w:instrText xml:space="preserve"> PAGEREF _Toc94626982 \h </w:instrText>
            </w:r>
          </w:ins>
          <w:ins w:id="56" w:author="hp" w:date="2022-02-01T16:56:00Z">
            <w:r>
              <w:rPr>
                <w:noProof/>
                <w:webHidden/>
              </w:rPr>
            </w:r>
          </w:ins>
          <w:r>
            <w:rPr>
              <w:noProof/>
              <w:webHidden/>
            </w:rPr>
            <w:fldChar w:fldCharType="separate"/>
          </w:r>
          <w:ins w:id="57" w:author="hp" w:date="2022-02-01T16:56:00Z">
            <w:r>
              <w:rPr>
                <w:noProof/>
                <w:webHidden/>
              </w:rPr>
              <w:t>11</w:t>
            </w:r>
          </w:ins>
          <w:ins w:id="58" w:author="hp" w:date="2022-02-01T16:55:00Z">
            <w:r>
              <w:rPr>
                <w:noProof/>
                <w:webHidden/>
              </w:rPr>
              <w:fldChar w:fldCharType="end"/>
            </w:r>
            <w:r w:rsidRPr="00992CEF">
              <w:rPr>
                <w:rStyle w:val="Hyperlink"/>
                <w:noProof/>
              </w:rPr>
              <w:fldChar w:fldCharType="end"/>
            </w:r>
          </w:ins>
        </w:p>
        <w:p w14:paraId="6B58B7DC" w14:textId="77777777" w:rsidR="0068498F" w:rsidRDefault="0068498F" w:rsidP="0029152C">
          <w:pPr>
            <w:pStyle w:val="TOC2"/>
            <w:tabs>
              <w:tab w:val="right" w:leader="dot" w:pos="9350"/>
            </w:tabs>
            <w:spacing w:line="360" w:lineRule="auto"/>
            <w:rPr>
              <w:ins w:id="59" w:author="hp" w:date="2022-02-01T16:55:00Z"/>
              <w:rFonts w:asciiTheme="minorHAnsi" w:eastAsiaTheme="minorEastAsia" w:hAnsiTheme="minorHAnsi" w:cstheme="minorBidi"/>
              <w:noProof/>
              <w:sz w:val="22"/>
            </w:rPr>
            <w:pPrChange w:id="60" w:author="hp" w:date="2022-02-01T16:57:00Z">
              <w:pPr>
                <w:pStyle w:val="TOC2"/>
                <w:tabs>
                  <w:tab w:val="right" w:leader="dot" w:pos="9350"/>
                </w:tabs>
              </w:pPr>
            </w:pPrChange>
          </w:pPr>
          <w:ins w:id="61"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"_Toc94626983"</w:instrText>
            </w:r>
            <w:r w:rsidRPr="00992CEF">
              <w:rPr>
                <w:rStyle w:val="Hyperlink"/>
                <w:noProof/>
              </w:rPr>
              <w:instrText xml:space="preserve"> </w:instrText>
            </w:r>
          </w:ins>
          <w:ins w:id="62" w:author="hp" w:date="2022-02-01T16:56:00Z">
            <w:r w:rsidRPr="00992CEF">
              <w:rPr>
                <w:rStyle w:val="Hyperlink"/>
                <w:noProof/>
              </w:rPr>
            </w:r>
          </w:ins>
          <w:ins w:id="63" w:author="hp" w:date="2022-02-01T16:55:00Z">
            <w:r w:rsidRPr="00992CEF">
              <w:rPr>
                <w:rStyle w:val="Hyperlink"/>
                <w:noProof/>
              </w:rPr>
              <w:fldChar w:fldCharType="separate"/>
            </w:r>
            <w:r w:rsidRPr="00992CEF">
              <w:rPr>
                <w:rStyle w:val="Hyperlink"/>
                <w:noProof/>
              </w:rPr>
              <w:t>Fake News Dataset Machine learning method for data analytics</w:t>
            </w:r>
            <w:r>
              <w:rPr>
                <w:noProof/>
                <w:webHidden/>
              </w:rPr>
              <w:tab/>
            </w:r>
            <w:r>
              <w:rPr>
                <w:noProof/>
                <w:webHidden/>
              </w:rPr>
              <w:fldChar w:fldCharType="begin"/>
            </w:r>
            <w:r>
              <w:rPr>
                <w:noProof/>
                <w:webHidden/>
              </w:rPr>
              <w:instrText xml:space="preserve"> PAGEREF _Toc94626983 \h </w:instrText>
            </w:r>
          </w:ins>
          <w:ins w:id="64" w:author="hp" w:date="2022-02-01T16:56:00Z">
            <w:r>
              <w:rPr>
                <w:noProof/>
                <w:webHidden/>
              </w:rPr>
            </w:r>
          </w:ins>
          <w:r>
            <w:rPr>
              <w:noProof/>
              <w:webHidden/>
            </w:rPr>
            <w:fldChar w:fldCharType="separate"/>
          </w:r>
          <w:ins w:id="65" w:author="hp" w:date="2022-02-01T16:56:00Z">
            <w:r>
              <w:rPr>
                <w:noProof/>
                <w:webHidden/>
              </w:rPr>
              <w:t>13</w:t>
            </w:r>
          </w:ins>
          <w:ins w:id="66" w:author="hp" w:date="2022-02-01T16:55:00Z">
            <w:r>
              <w:rPr>
                <w:noProof/>
                <w:webHidden/>
              </w:rPr>
              <w:fldChar w:fldCharType="end"/>
            </w:r>
            <w:r w:rsidRPr="00992CEF">
              <w:rPr>
                <w:rStyle w:val="Hyperlink"/>
                <w:noProof/>
              </w:rPr>
              <w:fldChar w:fldCharType="end"/>
            </w:r>
          </w:ins>
        </w:p>
        <w:p w14:paraId="459256E0" w14:textId="77777777" w:rsidR="0068498F" w:rsidRDefault="0068498F" w:rsidP="0029152C">
          <w:pPr>
            <w:pStyle w:val="TOC2"/>
            <w:tabs>
              <w:tab w:val="right" w:leader="dot" w:pos="9350"/>
            </w:tabs>
            <w:spacing w:line="360" w:lineRule="auto"/>
            <w:rPr>
              <w:ins w:id="67" w:author="hp" w:date="2022-02-01T16:55:00Z"/>
              <w:rFonts w:asciiTheme="minorHAnsi" w:eastAsiaTheme="minorEastAsia" w:hAnsiTheme="minorHAnsi" w:cstheme="minorBidi"/>
              <w:noProof/>
              <w:sz w:val="22"/>
            </w:rPr>
            <w:pPrChange w:id="68" w:author="hp" w:date="2022-02-01T16:57:00Z">
              <w:pPr>
                <w:pStyle w:val="TOC2"/>
                <w:tabs>
                  <w:tab w:val="right" w:leader="dot" w:pos="9350"/>
                </w:tabs>
              </w:pPr>
            </w:pPrChange>
          </w:pPr>
          <w:ins w:id="69"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"_Toc94626984"</w:instrText>
            </w:r>
            <w:r w:rsidRPr="00992CEF">
              <w:rPr>
                <w:rStyle w:val="Hyperlink"/>
                <w:noProof/>
              </w:rPr>
              <w:instrText xml:space="preserve"> </w:instrText>
            </w:r>
          </w:ins>
          <w:ins w:id="70" w:author="hp" w:date="2022-02-01T16:56:00Z">
            <w:r w:rsidRPr="00992CEF">
              <w:rPr>
                <w:rStyle w:val="Hyperlink"/>
                <w:noProof/>
              </w:rPr>
            </w:r>
          </w:ins>
          <w:ins w:id="71" w:author="hp" w:date="2022-02-01T16:55:00Z">
            <w:r w:rsidRPr="00992CEF">
              <w:rPr>
                <w:rStyle w:val="Hyperlink"/>
                <w:noProof/>
              </w:rPr>
              <w:fldChar w:fldCharType="separate"/>
            </w:r>
            <w:r w:rsidRPr="00992CEF">
              <w:rPr>
                <w:rStyle w:val="Hyperlink"/>
                <w:noProof/>
              </w:rPr>
              <w:t>Impact of AI, and data analytics on Data Analytics &amp; Machine Learning  activism fake news dataset  Gantt Chart</w:t>
            </w:r>
            <w:r>
              <w:rPr>
                <w:noProof/>
                <w:webHidden/>
              </w:rPr>
              <w:tab/>
            </w:r>
            <w:r>
              <w:rPr>
                <w:noProof/>
                <w:webHidden/>
              </w:rPr>
              <w:fldChar w:fldCharType="begin"/>
            </w:r>
            <w:r>
              <w:rPr>
                <w:noProof/>
                <w:webHidden/>
              </w:rPr>
              <w:instrText xml:space="preserve"> PAGEREF _Toc94626984 \h </w:instrText>
            </w:r>
          </w:ins>
          <w:ins w:id="72" w:author="hp" w:date="2022-02-01T16:56:00Z">
            <w:r>
              <w:rPr>
                <w:noProof/>
                <w:webHidden/>
              </w:rPr>
            </w:r>
          </w:ins>
          <w:r>
            <w:rPr>
              <w:noProof/>
              <w:webHidden/>
            </w:rPr>
            <w:fldChar w:fldCharType="separate"/>
          </w:r>
          <w:ins w:id="73" w:author="hp" w:date="2022-02-01T16:56:00Z">
            <w:r>
              <w:rPr>
                <w:noProof/>
                <w:webHidden/>
              </w:rPr>
              <w:t>14</w:t>
            </w:r>
          </w:ins>
          <w:ins w:id="74" w:author="hp" w:date="2022-02-01T16:55:00Z">
            <w:r>
              <w:rPr>
                <w:noProof/>
                <w:webHidden/>
              </w:rPr>
              <w:fldChar w:fldCharType="end"/>
            </w:r>
            <w:r w:rsidRPr="00992CEF">
              <w:rPr>
                <w:rStyle w:val="Hyperlink"/>
                <w:noProof/>
              </w:rPr>
              <w:fldChar w:fldCharType="end"/>
            </w:r>
          </w:ins>
        </w:p>
        <w:p w14:paraId="1A1BB535" w14:textId="77777777" w:rsidR="0068498F" w:rsidRDefault="0068498F" w:rsidP="0029152C">
          <w:pPr>
            <w:pStyle w:val="TOC1"/>
            <w:tabs>
              <w:tab w:val="right" w:leader="dot" w:pos="9350"/>
            </w:tabs>
            <w:spacing w:line="360" w:lineRule="auto"/>
            <w:rPr>
              <w:ins w:id="75" w:author="hp" w:date="2022-02-01T16:55:00Z"/>
              <w:rFonts w:asciiTheme="minorHAnsi" w:eastAsiaTheme="minorEastAsia" w:hAnsiTheme="minorHAnsi" w:cstheme="minorBidi"/>
              <w:noProof/>
              <w:sz w:val="22"/>
            </w:rPr>
            <w:pPrChange w:id="76" w:author="hp" w:date="2022-02-01T16:57:00Z">
              <w:pPr>
                <w:pStyle w:val="TOC1"/>
                <w:tabs>
                  <w:tab w:val="right" w:leader="dot" w:pos="9350"/>
                </w:tabs>
              </w:pPr>
            </w:pPrChange>
          </w:pPr>
          <w:ins w:id="77" w:author="hp" w:date="2022-02-01T16:55:00Z">
            <w:r w:rsidRPr="00992CEF">
              <w:rPr>
                <w:rStyle w:val="Hyperlink"/>
                <w:noProof/>
              </w:rPr>
              <w:fldChar w:fldCharType="begin"/>
            </w:r>
            <w:r w:rsidRPr="00992CEF">
              <w:rPr>
                <w:rStyle w:val="Hyperlink"/>
                <w:noProof/>
              </w:rPr>
              <w:instrText xml:space="preserve"> </w:instrText>
            </w:r>
            <w:r>
              <w:rPr>
                <w:noProof/>
              </w:rPr>
              <w:instrText>HYPERLINK \l "_Toc94626985"</w:instrText>
            </w:r>
            <w:r w:rsidRPr="00992CEF">
              <w:rPr>
                <w:rStyle w:val="Hyperlink"/>
                <w:noProof/>
              </w:rPr>
              <w:instrText xml:space="preserve"> </w:instrText>
            </w:r>
          </w:ins>
          <w:ins w:id="78" w:author="hp" w:date="2022-02-01T16:56:00Z">
            <w:r w:rsidRPr="00992CEF">
              <w:rPr>
                <w:rStyle w:val="Hyperlink"/>
                <w:noProof/>
              </w:rPr>
            </w:r>
          </w:ins>
          <w:ins w:id="79" w:author="hp" w:date="2022-02-01T16:55:00Z">
            <w:r w:rsidRPr="00992CEF">
              <w:rPr>
                <w:rStyle w:val="Hyperlink"/>
                <w:noProof/>
              </w:rPr>
              <w:fldChar w:fldCharType="separate"/>
            </w:r>
            <w:r w:rsidRPr="00992CEF">
              <w:rPr>
                <w:rStyle w:val="Hyperlink"/>
                <w:noProof/>
              </w:rPr>
              <w:t>References</w:t>
            </w:r>
            <w:r>
              <w:rPr>
                <w:noProof/>
                <w:webHidden/>
              </w:rPr>
              <w:tab/>
            </w:r>
            <w:r>
              <w:rPr>
                <w:noProof/>
                <w:webHidden/>
              </w:rPr>
              <w:fldChar w:fldCharType="begin"/>
            </w:r>
            <w:r>
              <w:rPr>
                <w:noProof/>
                <w:webHidden/>
              </w:rPr>
              <w:instrText xml:space="preserve"> PAGEREF _Toc94626985 \h </w:instrText>
            </w:r>
          </w:ins>
          <w:ins w:id="80" w:author="hp" w:date="2022-02-01T16:56:00Z">
            <w:r>
              <w:rPr>
                <w:noProof/>
                <w:webHidden/>
              </w:rPr>
            </w:r>
          </w:ins>
          <w:r>
            <w:rPr>
              <w:noProof/>
              <w:webHidden/>
            </w:rPr>
            <w:fldChar w:fldCharType="separate"/>
          </w:r>
          <w:ins w:id="81" w:author="hp" w:date="2022-02-01T16:56:00Z">
            <w:r>
              <w:rPr>
                <w:noProof/>
                <w:webHidden/>
              </w:rPr>
              <w:t>15</w:t>
            </w:r>
          </w:ins>
          <w:ins w:id="82" w:author="hp" w:date="2022-02-01T16:55:00Z">
            <w:r>
              <w:rPr>
                <w:noProof/>
                <w:webHidden/>
              </w:rPr>
              <w:fldChar w:fldCharType="end"/>
            </w:r>
            <w:r w:rsidRPr="00992CEF">
              <w:rPr>
                <w:rStyle w:val="Hyperlink"/>
                <w:noProof/>
              </w:rPr>
              <w:fldChar w:fldCharType="end"/>
            </w:r>
          </w:ins>
        </w:p>
        <w:p w14:paraId="4B19DA42" w14:textId="77777777" w:rsidR="00544B95" w:rsidDel="0068498F" w:rsidRDefault="00544B95" w:rsidP="0029152C">
          <w:pPr>
            <w:pStyle w:val="TOC1"/>
            <w:tabs>
              <w:tab w:val="right" w:leader="dot" w:pos="9350"/>
            </w:tabs>
            <w:spacing w:line="360" w:lineRule="auto"/>
            <w:rPr>
              <w:del w:id="83" w:author="hp" w:date="2022-02-01T16:55:00Z"/>
              <w:rFonts w:asciiTheme="minorHAnsi" w:eastAsiaTheme="minorEastAsia" w:hAnsiTheme="minorHAnsi" w:cstheme="minorBidi"/>
              <w:noProof/>
              <w:sz w:val="22"/>
            </w:rPr>
            <w:pPrChange w:id="84" w:author="hp" w:date="2022-02-01T16:57:00Z">
              <w:pPr>
                <w:pStyle w:val="TOC1"/>
                <w:tabs>
                  <w:tab w:val="right" w:leader="dot" w:pos="9350"/>
                </w:tabs>
                <w:spacing w:line="360" w:lineRule="auto"/>
              </w:pPr>
            </w:pPrChange>
          </w:pPr>
          <w:del w:id="85" w:author="hp" w:date="2022-02-01T16:55:00Z">
            <w:r w:rsidRPr="0068498F" w:rsidDel="0068498F">
              <w:rPr>
                <w:noProof/>
                <w:rPrChange w:id="86" w:author="hp" w:date="2022-02-01T16:55:00Z">
                  <w:rPr>
                    <w:rStyle w:val="Hyperlink"/>
                    <w:noProof/>
                  </w:rPr>
                </w:rPrChange>
              </w:rPr>
              <w:delText>Introduction</w:delText>
            </w:r>
            <w:r w:rsidDel="0068498F">
              <w:rPr>
                <w:noProof/>
                <w:webHidden/>
              </w:rPr>
              <w:tab/>
              <w:delText>3</w:delText>
            </w:r>
          </w:del>
        </w:p>
        <w:p w14:paraId="39D7052C" w14:textId="77777777" w:rsidR="00544B95" w:rsidDel="0068498F" w:rsidRDefault="00544B95" w:rsidP="0029152C">
          <w:pPr>
            <w:pStyle w:val="TOC2"/>
            <w:tabs>
              <w:tab w:val="right" w:leader="dot" w:pos="9350"/>
            </w:tabs>
            <w:spacing w:line="360" w:lineRule="auto"/>
            <w:rPr>
              <w:del w:id="87" w:author="hp" w:date="2022-02-01T16:55:00Z"/>
              <w:rFonts w:asciiTheme="minorHAnsi" w:eastAsiaTheme="minorEastAsia" w:hAnsiTheme="minorHAnsi" w:cstheme="minorBidi"/>
              <w:noProof/>
              <w:sz w:val="22"/>
            </w:rPr>
            <w:pPrChange w:id="88" w:author="hp" w:date="2022-02-01T16:57:00Z">
              <w:pPr>
                <w:pStyle w:val="TOC2"/>
                <w:tabs>
                  <w:tab w:val="right" w:leader="dot" w:pos="9350"/>
                </w:tabs>
                <w:spacing w:line="360" w:lineRule="auto"/>
              </w:pPr>
            </w:pPrChange>
          </w:pPr>
          <w:del w:id="89" w:author="hp" w:date="2022-02-01T16:55:00Z">
            <w:r w:rsidRPr="0068498F" w:rsidDel="0068498F">
              <w:rPr>
                <w:noProof/>
                <w:rPrChange w:id="90" w:author="hp" w:date="2022-02-01T16:55:00Z">
                  <w:rPr>
                    <w:rStyle w:val="Hyperlink"/>
                    <w:noProof/>
                  </w:rPr>
                </w:rPrChange>
              </w:rPr>
              <w:delText>Rationale</w:delText>
            </w:r>
            <w:r w:rsidDel="0068498F">
              <w:rPr>
                <w:noProof/>
                <w:webHidden/>
              </w:rPr>
              <w:tab/>
              <w:delText>5</w:delText>
            </w:r>
          </w:del>
        </w:p>
        <w:p w14:paraId="08EE31BE" w14:textId="77777777" w:rsidR="00544B95" w:rsidDel="0068498F" w:rsidRDefault="00544B95" w:rsidP="0029152C">
          <w:pPr>
            <w:pStyle w:val="TOC2"/>
            <w:tabs>
              <w:tab w:val="right" w:leader="dot" w:pos="9350"/>
            </w:tabs>
            <w:spacing w:line="360" w:lineRule="auto"/>
            <w:rPr>
              <w:del w:id="91" w:author="hp" w:date="2022-02-01T16:55:00Z"/>
              <w:rFonts w:asciiTheme="minorHAnsi" w:eastAsiaTheme="minorEastAsia" w:hAnsiTheme="minorHAnsi" w:cstheme="minorBidi"/>
              <w:noProof/>
              <w:sz w:val="22"/>
            </w:rPr>
            <w:pPrChange w:id="92" w:author="hp" w:date="2022-02-01T16:57:00Z">
              <w:pPr>
                <w:pStyle w:val="TOC2"/>
                <w:tabs>
                  <w:tab w:val="right" w:leader="dot" w:pos="9350"/>
                </w:tabs>
                <w:spacing w:line="360" w:lineRule="auto"/>
              </w:pPr>
            </w:pPrChange>
          </w:pPr>
          <w:del w:id="93" w:author="hp" w:date="2022-02-01T16:55:00Z">
            <w:r w:rsidRPr="0068498F" w:rsidDel="0068498F">
              <w:rPr>
                <w:noProof/>
                <w:rPrChange w:id="94" w:author="hp" w:date="2022-02-01T16:55:00Z">
                  <w:rPr>
                    <w:rStyle w:val="Hyperlink"/>
                    <w:noProof/>
                  </w:rPr>
                </w:rPrChange>
              </w:rPr>
              <w:delText>Aims &amp; Objective</w:delText>
            </w:r>
            <w:r w:rsidDel="0068498F">
              <w:rPr>
                <w:noProof/>
                <w:webHidden/>
              </w:rPr>
              <w:tab/>
              <w:delText>6</w:delText>
            </w:r>
          </w:del>
        </w:p>
        <w:p w14:paraId="34F707D0" w14:textId="77777777" w:rsidR="00544B95" w:rsidDel="0068498F" w:rsidRDefault="00544B95" w:rsidP="0029152C">
          <w:pPr>
            <w:pStyle w:val="TOC1"/>
            <w:tabs>
              <w:tab w:val="right" w:leader="dot" w:pos="9350"/>
            </w:tabs>
            <w:spacing w:line="360" w:lineRule="auto"/>
            <w:rPr>
              <w:del w:id="95" w:author="hp" w:date="2022-02-01T16:55:00Z"/>
              <w:rFonts w:asciiTheme="minorHAnsi" w:eastAsiaTheme="minorEastAsia" w:hAnsiTheme="minorHAnsi" w:cstheme="minorBidi"/>
              <w:noProof/>
              <w:sz w:val="22"/>
            </w:rPr>
            <w:pPrChange w:id="96" w:author="hp" w:date="2022-02-01T16:57:00Z">
              <w:pPr>
                <w:pStyle w:val="TOC1"/>
                <w:tabs>
                  <w:tab w:val="right" w:leader="dot" w:pos="9350"/>
                </w:tabs>
                <w:spacing w:line="360" w:lineRule="auto"/>
              </w:pPr>
            </w:pPrChange>
          </w:pPr>
          <w:del w:id="97" w:author="hp" w:date="2022-02-01T16:55:00Z">
            <w:r w:rsidRPr="0068498F" w:rsidDel="0068498F">
              <w:rPr>
                <w:noProof/>
                <w:rPrChange w:id="98" w:author="hp" w:date="2022-02-01T16:55:00Z">
                  <w:rPr>
                    <w:rStyle w:val="Hyperlink"/>
                    <w:noProof/>
                  </w:rPr>
                </w:rPrChange>
              </w:rPr>
              <w:delText>Literature Review</w:delText>
            </w:r>
            <w:r w:rsidDel="0068498F">
              <w:rPr>
                <w:noProof/>
                <w:webHidden/>
              </w:rPr>
              <w:tab/>
              <w:delText>6</w:delText>
            </w:r>
          </w:del>
        </w:p>
        <w:p w14:paraId="03F37C79" w14:textId="77777777" w:rsidR="00544B95" w:rsidDel="0068498F" w:rsidRDefault="00544B95" w:rsidP="0029152C">
          <w:pPr>
            <w:pStyle w:val="TOC1"/>
            <w:tabs>
              <w:tab w:val="right" w:leader="dot" w:pos="9350"/>
            </w:tabs>
            <w:spacing w:line="360" w:lineRule="auto"/>
            <w:rPr>
              <w:del w:id="99" w:author="hp" w:date="2022-02-01T16:55:00Z"/>
              <w:rFonts w:asciiTheme="minorHAnsi" w:eastAsiaTheme="minorEastAsia" w:hAnsiTheme="minorHAnsi" w:cstheme="minorBidi"/>
              <w:noProof/>
              <w:sz w:val="22"/>
            </w:rPr>
            <w:pPrChange w:id="100" w:author="hp" w:date="2022-02-01T16:57:00Z">
              <w:pPr>
                <w:pStyle w:val="TOC1"/>
                <w:tabs>
                  <w:tab w:val="right" w:leader="dot" w:pos="9350"/>
                </w:tabs>
                <w:spacing w:line="360" w:lineRule="auto"/>
              </w:pPr>
            </w:pPrChange>
          </w:pPr>
          <w:del w:id="101" w:author="hp" w:date="2022-02-01T16:55:00Z">
            <w:r w:rsidRPr="0068498F" w:rsidDel="0068498F">
              <w:rPr>
                <w:noProof/>
                <w:rPrChange w:id="102" w:author="hp" w:date="2022-02-01T16:55:00Z">
                  <w:rPr>
                    <w:rStyle w:val="Hyperlink"/>
                    <w:noProof/>
                  </w:rPr>
                </w:rPrChange>
              </w:rPr>
              <w:delText>Proposed Methodology</w:delText>
            </w:r>
            <w:r w:rsidDel="0068498F">
              <w:rPr>
                <w:noProof/>
                <w:webHidden/>
              </w:rPr>
              <w:tab/>
              <w:delText>10</w:delText>
            </w:r>
          </w:del>
        </w:p>
        <w:p w14:paraId="2EFAF37E" w14:textId="77777777" w:rsidR="00544B95" w:rsidDel="0068498F" w:rsidRDefault="00544B95" w:rsidP="0029152C">
          <w:pPr>
            <w:pStyle w:val="TOC2"/>
            <w:tabs>
              <w:tab w:val="right" w:leader="dot" w:pos="9350"/>
            </w:tabs>
            <w:spacing w:line="360" w:lineRule="auto"/>
            <w:rPr>
              <w:del w:id="103" w:author="hp" w:date="2022-02-01T16:55:00Z"/>
              <w:rFonts w:asciiTheme="minorHAnsi" w:eastAsiaTheme="minorEastAsia" w:hAnsiTheme="minorHAnsi" w:cstheme="minorBidi"/>
              <w:noProof/>
              <w:sz w:val="22"/>
            </w:rPr>
            <w:pPrChange w:id="104" w:author="hp" w:date="2022-02-01T16:57:00Z">
              <w:pPr>
                <w:pStyle w:val="TOC2"/>
                <w:tabs>
                  <w:tab w:val="right" w:leader="dot" w:pos="9350"/>
                </w:tabs>
                <w:spacing w:line="360" w:lineRule="auto"/>
              </w:pPr>
            </w:pPrChange>
          </w:pPr>
          <w:del w:id="105" w:author="hp" w:date="2022-02-01T16:55:00Z">
            <w:r w:rsidRPr="0068498F" w:rsidDel="0068498F">
              <w:rPr>
                <w:noProof/>
                <w:rPrChange w:id="106" w:author="hp" w:date="2022-02-01T16:55:00Z">
                  <w:rPr>
                    <w:rStyle w:val="Hyperlink"/>
                    <w:noProof/>
                  </w:rPr>
                </w:rPrChange>
              </w:rPr>
              <w:delText>Method of Data Analytics</w:delText>
            </w:r>
            <w:r w:rsidDel="0068498F">
              <w:rPr>
                <w:noProof/>
                <w:webHidden/>
              </w:rPr>
              <w:tab/>
              <w:delText>10</w:delText>
            </w:r>
          </w:del>
        </w:p>
        <w:p w14:paraId="6C5BF1D3" w14:textId="77777777" w:rsidR="00544B95" w:rsidDel="0068498F" w:rsidRDefault="00544B95" w:rsidP="0029152C">
          <w:pPr>
            <w:pStyle w:val="TOC2"/>
            <w:tabs>
              <w:tab w:val="right" w:leader="dot" w:pos="9350"/>
            </w:tabs>
            <w:spacing w:line="360" w:lineRule="auto"/>
            <w:rPr>
              <w:del w:id="107" w:author="hp" w:date="2022-02-01T16:55:00Z"/>
              <w:rFonts w:asciiTheme="minorHAnsi" w:eastAsiaTheme="minorEastAsia" w:hAnsiTheme="minorHAnsi" w:cstheme="minorBidi"/>
              <w:noProof/>
              <w:sz w:val="22"/>
            </w:rPr>
            <w:pPrChange w:id="108" w:author="hp" w:date="2022-02-01T16:57:00Z">
              <w:pPr>
                <w:pStyle w:val="TOC2"/>
                <w:tabs>
                  <w:tab w:val="right" w:leader="dot" w:pos="9350"/>
                </w:tabs>
                <w:spacing w:line="360" w:lineRule="auto"/>
              </w:pPr>
            </w:pPrChange>
          </w:pPr>
          <w:del w:id="109" w:author="hp" w:date="2022-02-01T16:55:00Z">
            <w:r w:rsidRPr="0068498F" w:rsidDel="0068498F">
              <w:rPr>
                <w:noProof/>
                <w:rPrChange w:id="110" w:author="hp" w:date="2022-02-01T16:55:00Z">
                  <w:rPr>
                    <w:rStyle w:val="Hyperlink"/>
                    <w:noProof/>
                  </w:rPr>
                </w:rPrChange>
              </w:rPr>
              <w:delText>Data Gathering Method</w:delText>
            </w:r>
            <w:r w:rsidDel="0068498F">
              <w:rPr>
                <w:noProof/>
                <w:webHidden/>
              </w:rPr>
              <w:tab/>
              <w:delText>10</w:delText>
            </w:r>
          </w:del>
        </w:p>
        <w:p w14:paraId="1E592FAE" w14:textId="77777777" w:rsidR="00544B95" w:rsidDel="0068498F" w:rsidRDefault="00544B95" w:rsidP="0029152C">
          <w:pPr>
            <w:pStyle w:val="TOC1"/>
            <w:tabs>
              <w:tab w:val="right" w:leader="dot" w:pos="9350"/>
            </w:tabs>
            <w:spacing w:line="360" w:lineRule="auto"/>
            <w:rPr>
              <w:del w:id="111" w:author="hp" w:date="2022-02-01T16:55:00Z"/>
              <w:rFonts w:asciiTheme="minorHAnsi" w:eastAsiaTheme="minorEastAsia" w:hAnsiTheme="minorHAnsi" w:cstheme="minorBidi"/>
              <w:noProof/>
              <w:sz w:val="22"/>
            </w:rPr>
            <w:pPrChange w:id="112" w:author="hp" w:date="2022-02-01T16:57:00Z">
              <w:pPr>
                <w:pStyle w:val="TOC1"/>
                <w:tabs>
                  <w:tab w:val="right" w:leader="dot" w:pos="9350"/>
                </w:tabs>
                <w:spacing w:line="360" w:lineRule="auto"/>
              </w:pPr>
            </w:pPrChange>
          </w:pPr>
          <w:del w:id="113" w:author="hp" w:date="2022-02-01T16:55:00Z">
            <w:r w:rsidRPr="0068498F" w:rsidDel="0068498F">
              <w:rPr>
                <w:noProof/>
                <w:rPrChange w:id="114" w:author="hp" w:date="2022-02-01T16:55:00Z">
                  <w:rPr>
                    <w:rStyle w:val="Hyperlink"/>
                    <w:noProof/>
                  </w:rPr>
                </w:rPrChange>
              </w:rPr>
              <w:delText>Data Analysis Method</w:delText>
            </w:r>
            <w:r w:rsidDel="0068498F">
              <w:rPr>
                <w:noProof/>
                <w:webHidden/>
              </w:rPr>
              <w:tab/>
              <w:delText>11</w:delText>
            </w:r>
          </w:del>
        </w:p>
        <w:p w14:paraId="5E86DBC8" w14:textId="77777777" w:rsidR="00544B95" w:rsidDel="0068498F" w:rsidRDefault="00544B95" w:rsidP="0029152C">
          <w:pPr>
            <w:pStyle w:val="TOC2"/>
            <w:tabs>
              <w:tab w:val="right" w:leader="dot" w:pos="9350"/>
            </w:tabs>
            <w:spacing w:line="360" w:lineRule="auto"/>
            <w:rPr>
              <w:del w:id="115" w:author="hp" w:date="2022-02-01T16:55:00Z"/>
              <w:rFonts w:asciiTheme="minorHAnsi" w:eastAsiaTheme="minorEastAsia" w:hAnsiTheme="minorHAnsi" w:cstheme="minorBidi"/>
              <w:noProof/>
              <w:sz w:val="22"/>
            </w:rPr>
            <w:pPrChange w:id="116" w:author="hp" w:date="2022-02-01T16:57:00Z">
              <w:pPr>
                <w:pStyle w:val="TOC2"/>
                <w:tabs>
                  <w:tab w:val="right" w:leader="dot" w:pos="9350"/>
                </w:tabs>
                <w:spacing w:line="360" w:lineRule="auto"/>
              </w:pPr>
            </w:pPrChange>
          </w:pPr>
          <w:del w:id="117" w:author="hp" w:date="2022-02-01T16:55:00Z">
            <w:r w:rsidRPr="0068498F" w:rsidDel="0068498F">
              <w:rPr>
                <w:noProof/>
                <w:rPrChange w:id="118" w:author="hp" w:date="2022-02-01T16:55:00Z">
                  <w:rPr>
                    <w:rStyle w:val="Hyperlink"/>
                    <w:noProof/>
                  </w:rPr>
                </w:rPrChange>
              </w:rPr>
              <w:delText>Machine learning method for data analytics</w:delText>
            </w:r>
            <w:r w:rsidDel="0068498F">
              <w:rPr>
                <w:noProof/>
                <w:webHidden/>
              </w:rPr>
              <w:tab/>
              <w:delText>13</w:delText>
            </w:r>
          </w:del>
        </w:p>
        <w:p w14:paraId="76AA82FC" w14:textId="77777777" w:rsidR="00544B95" w:rsidDel="0068498F" w:rsidRDefault="00544B95" w:rsidP="0029152C">
          <w:pPr>
            <w:pStyle w:val="TOC2"/>
            <w:tabs>
              <w:tab w:val="right" w:leader="dot" w:pos="9350"/>
            </w:tabs>
            <w:spacing w:line="360" w:lineRule="auto"/>
            <w:rPr>
              <w:del w:id="119" w:author="hp" w:date="2022-02-01T16:55:00Z"/>
              <w:rFonts w:asciiTheme="minorHAnsi" w:eastAsiaTheme="minorEastAsia" w:hAnsiTheme="minorHAnsi" w:cstheme="minorBidi"/>
              <w:noProof/>
              <w:sz w:val="22"/>
            </w:rPr>
            <w:pPrChange w:id="120" w:author="hp" w:date="2022-02-01T16:57:00Z">
              <w:pPr>
                <w:pStyle w:val="TOC2"/>
                <w:tabs>
                  <w:tab w:val="right" w:leader="dot" w:pos="9350"/>
                </w:tabs>
                <w:spacing w:line="360" w:lineRule="auto"/>
              </w:pPr>
            </w:pPrChange>
          </w:pPr>
          <w:del w:id="121" w:author="hp" w:date="2022-02-01T16:55:00Z">
            <w:r w:rsidRPr="0068498F" w:rsidDel="0068498F">
              <w:rPr>
                <w:noProof/>
                <w:rPrChange w:id="122" w:author="hp" w:date="2022-02-01T16:55:00Z">
                  <w:rPr>
                    <w:rStyle w:val="Hyperlink"/>
                    <w:noProof/>
                  </w:rPr>
                </w:rPrChange>
              </w:rPr>
              <w:delText>Impact of AI, and data analytics on Data Analytics &amp; Machine Learning  activism: Gantt Chart</w:delText>
            </w:r>
            <w:r w:rsidDel="0068498F">
              <w:rPr>
                <w:noProof/>
                <w:webHidden/>
              </w:rPr>
              <w:tab/>
              <w:delText>14</w:delText>
            </w:r>
          </w:del>
        </w:p>
        <w:p w14:paraId="066FFD01" w14:textId="77777777" w:rsidR="00544B95" w:rsidDel="0068498F" w:rsidRDefault="00544B95" w:rsidP="0029152C">
          <w:pPr>
            <w:pStyle w:val="TOC1"/>
            <w:tabs>
              <w:tab w:val="right" w:leader="dot" w:pos="9350"/>
            </w:tabs>
            <w:spacing w:line="360" w:lineRule="auto"/>
            <w:rPr>
              <w:del w:id="123" w:author="hp" w:date="2022-02-01T16:55:00Z"/>
              <w:rFonts w:asciiTheme="minorHAnsi" w:eastAsiaTheme="minorEastAsia" w:hAnsiTheme="minorHAnsi" w:cstheme="minorBidi"/>
              <w:noProof/>
              <w:sz w:val="22"/>
            </w:rPr>
            <w:pPrChange w:id="124" w:author="hp" w:date="2022-02-01T16:57:00Z">
              <w:pPr>
                <w:pStyle w:val="TOC1"/>
                <w:tabs>
                  <w:tab w:val="right" w:leader="dot" w:pos="9350"/>
                </w:tabs>
                <w:spacing w:line="360" w:lineRule="auto"/>
              </w:pPr>
            </w:pPrChange>
          </w:pPr>
          <w:del w:id="125" w:author="hp" w:date="2022-02-01T16:55:00Z">
            <w:r w:rsidRPr="0068498F" w:rsidDel="0068498F">
              <w:rPr>
                <w:noProof/>
                <w:rPrChange w:id="126" w:author="hp" w:date="2022-02-01T16:55:00Z">
                  <w:rPr>
                    <w:rStyle w:val="Hyperlink"/>
                    <w:noProof/>
                  </w:rPr>
                </w:rPrChange>
              </w:rPr>
              <w:delText>References</w:delText>
            </w:r>
            <w:r w:rsidDel="0068498F">
              <w:rPr>
                <w:noProof/>
                <w:webHidden/>
              </w:rPr>
              <w:tab/>
              <w:delText>15</w:delText>
            </w:r>
          </w:del>
        </w:p>
        <w:p w14:paraId="2BFAC16A" w14:textId="77777777" w:rsidR="00CD3DAE" w:rsidRPr="002A2E7C" w:rsidRDefault="00CD3DAE" w:rsidP="0029152C">
          <w:pPr>
            <w:spacing w:line="360" w:lineRule="auto"/>
            <w:pPrChange w:id="127" w:author="hp" w:date="2022-02-01T16:57:00Z">
              <w:pPr>
                <w:spacing w:line="360" w:lineRule="auto"/>
              </w:pPr>
            </w:pPrChange>
          </w:pPr>
          <w:r w:rsidRPr="002A2E7C">
            <w:rPr>
              <w:b/>
              <w:bCs/>
              <w:noProof/>
            </w:rPr>
            <w:fldChar w:fldCharType="end"/>
          </w:r>
        </w:p>
      </w:sdtContent>
    </w:sdt>
    <w:p w14:paraId="4DDABEF9" w14:textId="77777777" w:rsidR="00CD3DAE" w:rsidRPr="002A2E7C" w:rsidRDefault="00CD3DAE" w:rsidP="00B90CDF">
      <w:pPr>
        <w:spacing w:line="360" w:lineRule="auto"/>
        <w:rPr>
          <w:rFonts w:eastAsiaTheme="majorEastAsia"/>
          <w:color w:val="2E74B5" w:themeColor="accent1" w:themeShade="BF"/>
          <w:sz w:val="32"/>
          <w:szCs w:val="32"/>
        </w:rPr>
      </w:pPr>
      <w:r w:rsidRPr="002A2E7C">
        <w:br w:type="page"/>
      </w:r>
    </w:p>
    <w:p w14:paraId="5BDD2A86" w14:textId="77777777" w:rsidR="00A07F6D" w:rsidRPr="002A2E7C" w:rsidRDefault="00DE1B69" w:rsidP="00DE1B69">
      <w:pPr>
        <w:pStyle w:val="Heading1"/>
        <w:rPr>
          <w:rFonts w:ascii="Times New Roman" w:hAnsi="Times New Roman" w:cs="Times New Roman"/>
        </w:rPr>
      </w:pPr>
      <w:bookmarkStart w:id="128" w:name="_Toc94626975"/>
      <w:r w:rsidRPr="002A2E7C">
        <w:rPr>
          <w:rFonts w:ascii="Times New Roman" w:hAnsi="Times New Roman" w:cs="Times New Roman"/>
        </w:rPr>
        <w:lastRenderedPageBreak/>
        <w:t>Introduction</w:t>
      </w:r>
      <w:bookmarkEnd w:id="128"/>
      <w:r w:rsidRPr="002A2E7C">
        <w:rPr>
          <w:rFonts w:ascii="Times New Roman" w:hAnsi="Times New Roman" w:cs="Times New Roman"/>
        </w:rPr>
        <w:t xml:space="preserve"> </w:t>
      </w:r>
    </w:p>
    <w:p w14:paraId="4EB54F3D" w14:textId="77777777" w:rsidR="00DE1B69" w:rsidRPr="002A2E7C" w:rsidRDefault="00DE1B69" w:rsidP="00DE1B69"/>
    <w:p w14:paraId="5B8E63A1" w14:textId="437B55B4" w:rsidR="00DF7334" w:rsidRPr="002A2E7C" w:rsidRDefault="00087B6C" w:rsidP="00DF7334">
      <w:pPr>
        <w:spacing w:line="360" w:lineRule="auto"/>
      </w:pPr>
      <w:r>
        <w:t xml:space="preserve">This research is going to evaluate social media fake dataset analytics by using </w:t>
      </w:r>
      <w:r w:rsidR="007E0DB2">
        <w:t xml:space="preserve">the machine learning algorithm. </w:t>
      </w:r>
      <w:r w:rsidR="00DF7334">
        <w:t>Fake news dataset data analytics, this research detect and predict fake and real dataset from the social medial digital sites. Building machine learning models to predict and analyze social media fake dataset and detect the accuracy by deploying various machine learning algorithm naïve bays support v</w:t>
      </w:r>
      <w:r w:rsidR="009D5E38">
        <w:t xml:space="preserve">ector machine and decision tree. </w:t>
      </w:r>
    </w:p>
    <w:p w14:paraId="1CADBAF8" w14:textId="36D44DC1" w:rsidR="00980DED" w:rsidRPr="002A2E7C" w:rsidRDefault="00433A1B" w:rsidP="00B85CC4">
      <w:pPr>
        <w:spacing w:line="360" w:lineRule="auto"/>
      </w:pPr>
      <w:r w:rsidRPr="002A2E7C">
        <w:t xml:space="preserve">Data analytics refers to the techniques to analyze data to analyze data to enhance productivity and business </w:t>
      </w:r>
      <w:r w:rsidR="000132C4" w:rsidRPr="002A2E7C">
        <w:t>improvement</w:t>
      </w:r>
      <w:r w:rsidRPr="002A2E7C">
        <w:t xml:space="preserve">. </w:t>
      </w:r>
      <w:r w:rsidR="00BB2D66" w:rsidRPr="002A2E7C">
        <w:t>Statistics is branch of mathematics dealing with data collection and organization, analysis, interpretation and presentation. Analyze data, build model, and infer</w:t>
      </w:r>
      <w:r w:rsidR="004A082E" w:rsidRPr="002A2E7C">
        <w:t xml:space="preserve"> result to solves the complex problems to analyze the world of </w:t>
      </w:r>
      <w:r w:rsidR="007E0DB2">
        <w:t>fake news</w:t>
      </w:r>
      <w:r w:rsidR="00C336A8" w:rsidRPr="002A2E7C">
        <w:t xml:space="preserve"> Analytics &amp; Machine Learning </w:t>
      </w:r>
      <w:r w:rsidR="004A082E" w:rsidRPr="002A2E7C">
        <w:t xml:space="preserve"> and by comparing them to recent dataset and makes decision according to them with previous wrong experiences. </w:t>
      </w:r>
      <w:r w:rsidR="00167C05" w:rsidRPr="002A2E7C">
        <w:t xml:space="preserve">Machine learning technology analyze the </w:t>
      </w:r>
      <w:r w:rsidR="00C336A8" w:rsidRPr="002A2E7C">
        <w:t xml:space="preserve">Data Analytics &amp; Machine </w:t>
      </w:r>
      <w:r w:rsidR="000132C4" w:rsidRPr="002A2E7C">
        <w:t>Learning activism</w:t>
      </w:r>
      <w:r w:rsidR="00FB4020" w:rsidRPr="002A2E7C">
        <w:t xml:space="preserve"> </w:t>
      </w:r>
      <w:r w:rsidR="00167C05" w:rsidRPr="002A2E7C">
        <w:t>sites that</w:t>
      </w:r>
      <w:r w:rsidR="00B85CC4" w:rsidRPr="002A2E7C">
        <w:t xml:space="preserve"> the new paradigm of communication and correspondence to d</w:t>
      </w:r>
      <w:r w:rsidR="00713B4A" w:rsidRPr="002A2E7C">
        <w:t xml:space="preserve">eal with new thoughts and plans, </w:t>
      </w:r>
      <w:r w:rsidR="00B85CC4" w:rsidRPr="002A2E7C">
        <w:t xml:space="preserve">by using the web </w:t>
      </w:r>
      <w:r w:rsidR="00C336A8" w:rsidRPr="002A2E7C">
        <w:t xml:space="preserve">Data Analytics &amp; Machine </w:t>
      </w:r>
      <w:r w:rsidR="000132C4" w:rsidRPr="002A2E7C">
        <w:t>Learning activism</w:t>
      </w:r>
      <w:r w:rsidR="00B85CC4" w:rsidRPr="002A2E7C">
        <w:t xml:space="preserve"> such as social media sites, and </w:t>
      </w:r>
      <w:r w:rsidR="00C336A8" w:rsidRPr="002A2E7C">
        <w:t xml:space="preserve">Data Analytics &amp; Machine </w:t>
      </w:r>
      <w:r w:rsidR="000132C4" w:rsidRPr="002A2E7C">
        <w:t>Learning activism</w:t>
      </w:r>
      <w:r w:rsidR="00B85CC4" w:rsidRPr="002A2E7C">
        <w:t xml:space="preserve"> provides the </w:t>
      </w:r>
      <w:r w:rsidR="00713B4A" w:rsidRPr="002A2E7C">
        <w:t>novel</w:t>
      </w:r>
      <w:r w:rsidR="00B85CC4" w:rsidRPr="002A2E7C">
        <w:t xml:space="preserve"> </w:t>
      </w:r>
      <w:r w:rsidR="00713B4A" w:rsidRPr="002A2E7C">
        <w:t>chances</w:t>
      </w:r>
      <w:r w:rsidR="00B85CC4" w:rsidRPr="002A2E7C">
        <w:t xml:space="preserve"> to new </w:t>
      </w:r>
      <w:r w:rsidR="00713B4A" w:rsidRPr="002A2E7C">
        <w:t>group</w:t>
      </w:r>
      <w:r w:rsidR="00B85CC4" w:rsidRPr="002A2E7C">
        <w:t xml:space="preserve"> to achieve the best roles o</w:t>
      </w:r>
      <w:r w:rsidR="00D25BB9" w:rsidRPr="002A2E7C">
        <w:t xml:space="preserve">f models by using machine learning method to analyze the social networking sites. </w:t>
      </w:r>
      <w:sdt>
        <w:sdtPr>
          <w:id w:val="-2051828748"/>
          <w:citation/>
        </w:sdtPr>
        <w:sdtEndPr/>
        <w:sdtContent>
          <w:r w:rsidR="00B85CC4" w:rsidRPr="002A2E7C">
            <w:fldChar w:fldCharType="begin"/>
          </w:r>
          <w:r w:rsidR="00B85CC4" w:rsidRPr="002A2E7C">
            <w:instrText xml:space="preserve"> CITATION dig21 \l 1033 </w:instrText>
          </w:r>
          <w:r w:rsidR="00B85CC4" w:rsidRPr="002A2E7C">
            <w:fldChar w:fldCharType="separate"/>
          </w:r>
          <w:r w:rsidR="00B85CC4" w:rsidRPr="002A2E7C">
            <w:rPr>
              <w:noProof/>
            </w:rPr>
            <w:t>(activism, 2021)</w:t>
          </w:r>
          <w:r w:rsidR="00B85CC4" w:rsidRPr="002A2E7C">
            <w:fldChar w:fldCharType="end"/>
          </w:r>
        </w:sdtContent>
      </w:sdt>
      <w:r w:rsidR="001D6182" w:rsidRPr="002A2E7C">
        <w:t xml:space="preserve"> </w:t>
      </w:r>
      <w:r w:rsidR="003B7DBB" w:rsidRPr="002A2E7C">
        <w:t>Descriptive</w:t>
      </w:r>
      <w:r w:rsidR="00C51BDD" w:rsidRPr="002A2E7C">
        <w:t xml:space="preserve"> statistics uses </w:t>
      </w:r>
      <w:r w:rsidR="000132C4" w:rsidRPr="002A2E7C">
        <w:t>the</w:t>
      </w:r>
      <w:r w:rsidR="00C51BDD" w:rsidRPr="002A2E7C">
        <w:t xml:space="preserve"> data to provide description of the population either through numerical calculations or graphs or tables.</w:t>
      </w:r>
      <w:r w:rsidR="003B7DBB" w:rsidRPr="002A2E7C">
        <w:t xml:space="preserve"> By measuring the number of center of numeric data with median and to analyze the variance of the data and predict the mean values of large quantity its perfect way to analyze the </w:t>
      </w:r>
      <w:r w:rsidR="00C336A8" w:rsidRPr="002A2E7C">
        <w:t xml:space="preserve">Data Analytics &amp; Machine </w:t>
      </w:r>
      <w:r w:rsidR="000132C4" w:rsidRPr="002A2E7C">
        <w:t>Learning method on marketing</w:t>
      </w:r>
      <w:r w:rsidR="003B7DBB" w:rsidRPr="002A2E7C">
        <w:t xml:space="preserve"> dataset. </w:t>
      </w:r>
      <w:r w:rsidR="00B85CC4" w:rsidRPr="002A2E7C">
        <w:t xml:space="preserve"> </w:t>
      </w:r>
      <w:r w:rsidR="00C336A8" w:rsidRPr="002A2E7C">
        <w:t xml:space="preserve">Data Analytics &amp; Machine Learning </w:t>
      </w:r>
      <w:r w:rsidR="00153A1A" w:rsidRPr="002A2E7C">
        <w:t xml:space="preserve"> </w:t>
      </w:r>
      <w:r w:rsidR="003A5734" w:rsidRPr="002A2E7C">
        <w:t>activism</w:t>
      </w:r>
      <w:r w:rsidR="00153A1A" w:rsidRPr="002A2E7C">
        <w:t xml:space="preserve"> consider as cyberactivisim in which internet and </w:t>
      </w:r>
      <w:r w:rsidR="00C336A8" w:rsidRPr="002A2E7C">
        <w:t xml:space="preserve">Data Analytics &amp; Machine Learning </w:t>
      </w:r>
      <w:r w:rsidR="005005D9" w:rsidRPr="002A2E7C">
        <w:t xml:space="preserve"> media</w:t>
      </w:r>
      <w:r w:rsidR="00153A1A" w:rsidRPr="002A2E7C">
        <w:t xml:space="preserve"> involved to process the things and products and business correspondence using the internet </w:t>
      </w:r>
      <w:r w:rsidR="00C336A8" w:rsidRPr="002A2E7C">
        <w:t xml:space="preserve">Data Analytics &amp; Machine Learning </w:t>
      </w:r>
      <w:r w:rsidR="00153A1A" w:rsidRPr="002A2E7C">
        <w:t xml:space="preserve"> framework. </w:t>
      </w:r>
      <w:r w:rsidR="007A2C98" w:rsidRPr="002A2E7C">
        <w:t xml:space="preserve">The modern smart mobile phone users surfing all times on it deliver such kinds of information towards the destination without no delay and loss. </w:t>
      </w:r>
      <w:r w:rsidR="0069330F" w:rsidRPr="002A2E7C">
        <w:t>Data analytics by means of artificial intelligence ANN algorithm to view the s</w:t>
      </w:r>
      <w:r w:rsidR="00EC68D9" w:rsidRPr="002A2E7C">
        <w:t xml:space="preserve">mart computer network action take place to consider the action </w:t>
      </w:r>
      <w:r w:rsidR="00140504" w:rsidRPr="002A2E7C">
        <w:t xml:space="preserve">and source of distribution to deliver products information by using the social networking sites and social website to achieve the goal of business dealing. </w:t>
      </w:r>
      <w:r w:rsidR="00C121E9" w:rsidRPr="002A2E7C">
        <w:t xml:space="preserve">Machine learning and deep learning data analytics modeling is approach to build the data analytics modeling by using the analytics method of machine learning </w:t>
      </w:r>
      <w:r w:rsidR="00C121E9" w:rsidRPr="002A2E7C">
        <w:lastRenderedPageBreak/>
        <w:t xml:space="preserve">such as support vector machine and naïve bays classifier and logistic regression </w:t>
      </w:r>
      <w:r w:rsidR="002C1CED" w:rsidRPr="002A2E7C">
        <w:t>technique</w:t>
      </w:r>
      <w:r w:rsidR="00C121E9" w:rsidRPr="002A2E7C">
        <w:t xml:space="preserve"> is best way to analyze and predict the social networking sites data to view the yellow journalism. </w:t>
      </w:r>
      <w:r w:rsidR="00FC3DA6" w:rsidRPr="002A2E7C">
        <w:t xml:space="preserve">Machine learning data analytics approach is used to predict the </w:t>
      </w:r>
      <w:r w:rsidR="002D1726" w:rsidRPr="002A2E7C">
        <w:t xml:space="preserve">new web site technology </w:t>
      </w:r>
      <w:r w:rsidR="00FC3DA6" w:rsidRPr="002A2E7C">
        <w:t>and other web traffic to analyze running web sites data consume by the user in recent history</w:t>
      </w:r>
      <w:r w:rsidR="002D1726" w:rsidRPr="002A2E7C">
        <w:t xml:space="preserve">. </w:t>
      </w:r>
      <w:r w:rsidR="00287328" w:rsidRPr="002A2E7C">
        <w:t xml:space="preserve">By building Deep learning modeling to predict the </w:t>
      </w:r>
      <w:r w:rsidR="005005D9" w:rsidRPr="002A2E7C">
        <w:t xml:space="preserve">Data Analytics by means of </w:t>
      </w:r>
      <w:r w:rsidR="00C336A8" w:rsidRPr="002A2E7C">
        <w:t xml:space="preserve"> Machine Learning </w:t>
      </w:r>
      <w:r w:rsidR="00F47B22" w:rsidRPr="002A2E7C">
        <w:t xml:space="preserve"> activism sites engaged various politician network to share their thoughts opinion and suggestion to process the new things and new achievement, these process automated through the industrial applications automation. </w:t>
      </w:r>
      <w:r w:rsidR="00040260" w:rsidRPr="002A2E7C">
        <w:t xml:space="preserve">In </w:t>
      </w:r>
      <w:r w:rsidR="00E51F45" w:rsidRPr="002A2E7C">
        <w:t xml:space="preserve">such kind of machine learning data modeling method the </w:t>
      </w:r>
      <w:r w:rsidR="00040260" w:rsidRPr="002A2E7C">
        <w:t xml:space="preserve">protest situation </w:t>
      </w:r>
      <w:r w:rsidR="00E51F45" w:rsidRPr="002A2E7C">
        <w:t xml:space="preserve">analyzed </w:t>
      </w:r>
      <w:r w:rsidR="00040260" w:rsidRPr="002A2E7C">
        <w:t xml:space="preserve">online polls opinion is better choice to protest against the crimes and other hurdles. </w:t>
      </w:r>
      <w:r w:rsidR="003C67D2" w:rsidRPr="002A2E7C">
        <w:t xml:space="preserve">The artificial intelligence deeply involved to process the new thing with the help of machine learning technology. The achievement of </w:t>
      </w:r>
      <w:r w:rsidR="00C336A8" w:rsidRPr="002A2E7C">
        <w:t xml:space="preserve">Data Analytics &amp; Machine </w:t>
      </w:r>
      <w:r w:rsidR="005005D9" w:rsidRPr="002A2E7C">
        <w:t>Learning thing</w:t>
      </w:r>
      <w:r w:rsidR="003C67D2" w:rsidRPr="002A2E7C">
        <w:t xml:space="preserve"> has invoked to process the new development ERA into one platform with the help of new artificial intelligence frameworks with reliability sources. </w:t>
      </w:r>
    </w:p>
    <w:p w14:paraId="4FEA6D79" w14:textId="284AE58E" w:rsidR="00EE47D5" w:rsidRPr="002A2E7C" w:rsidRDefault="0084134D" w:rsidP="00B85CC4">
      <w:pPr>
        <w:spacing w:line="360" w:lineRule="auto"/>
      </w:pPr>
      <w:customXmlDelRangeStart w:id="129" w:author="hp" w:date="2022-02-01T16:38:00Z"/>
      <w:sdt>
        <w:sdtPr>
          <w:id w:val="-721053337"/>
          <w:citation/>
        </w:sdtPr>
        <w:sdtEndPr/>
        <w:sdtContent>
          <w:customXmlDelRangeEnd w:id="129"/>
          <w:del w:id="130" w:author="hp" w:date="2022-02-01T16:38:00Z">
            <w:r w:rsidR="00EE47D5" w:rsidRPr="002A2E7C" w:rsidDel="00DE03F8">
              <w:fldChar w:fldCharType="begin"/>
            </w:r>
            <w:r w:rsidR="00EE47D5" w:rsidRPr="002A2E7C" w:rsidDel="00DE03F8">
              <w:delInstrText xml:space="preserve"> CITATION Jor19 \l 1033 </w:delInstrText>
            </w:r>
            <w:r w:rsidR="00EE47D5" w:rsidRPr="002A2E7C" w:rsidDel="00DE03F8">
              <w:fldChar w:fldCharType="separate"/>
            </w:r>
            <w:r w:rsidR="00EE47D5" w:rsidRPr="002A2E7C" w:rsidDel="00DE03F8">
              <w:rPr>
                <w:noProof/>
              </w:rPr>
              <w:delText>(J.George &amp; E.Leidner, 2019, )</w:delText>
            </w:r>
            <w:r w:rsidR="00EE47D5" w:rsidRPr="002A2E7C" w:rsidDel="00DE03F8">
              <w:fldChar w:fldCharType="end"/>
            </w:r>
          </w:del>
          <w:customXmlDelRangeStart w:id="131" w:author="hp" w:date="2022-02-01T16:38:00Z"/>
        </w:sdtContent>
      </w:sdt>
      <w:customXmlDelRangeEnd w:id="131"/>
      <w:del w:id="132" w:author="hp" w:date="2022-02-01T16:38:00Z">
        <w:r w:rsidR="00C4790C" w:rsidRPr="002A2E7C" w:rsidDel="00DE03F8">
          <w:delText xml:space="preserve"> </w:delText>
        </w:r>
      </w:del>
      <w:ins w:id="133" w:author="Bryant, Tony" w:date="2022-01-30T09:34:00Z">
        <w:del w:id="134" w:author="hp" w:date="2022-02-01T16:38:00Z">
          <w:r w:rsidR="00224E53" w:rsidDel="00DE03F8">
            <w:delText xml:space="preserve">this is not the correct way to cite </w:delText>
          </w:r>
        </w:del>
        <w:del w:id="135" w:author="hp" w:date="2022-02-01T16:35:00Z">
          <w:r w:rsidR="00224E53" w:rsidDel="00DE03F8">
            <w:delText>something</w:delText>
          </w:r>
        </w:del>
      </w:ins>
      <w:del w:id="136" w:author="hp" w:date="2022-02-01T16:35:00Z">
        <w:r w:rsidR="00096579" w:rsidRPr="002A2E7C" w:rsidDel="00DE03F8">
          <w:delText>Data</w:delText>
        </w:r>
      </w:del>
      <w:del w:id="137" w:author="hp" w:date="2022-02-01T16:38:00Z">
        <w:r w:rsidR="00096579" w:rsidRPr="002A2E7C" w:rsidDel="00DE03F8">
          <w:delText xml:space="preserve"> analytics </w:delText>
        </w:r>
        <w:r w:rsidR="00FC4B33" w:rsidRPr="002A2E7C" w:rsidDel="00DE03F8">
          <w:delText xml:space="preserve">activism provides new goals and new achievements to </w:delText>
        </w:r>
        <w:r w:rsidR="00497FD1" w:rsidRPr="002A2E7C" w:rsidDel="00DE03F8">
          <w:delText xml:space="preserve">social drive participant </w:delText>
        </w:r>
        <w:r w:rsidR="000B458B" w:rsidRPr="002A2E7C" w:rsidDel="00DE03F8">
          <w:delText xml:space="preserve">organization. </w:delText>
        </w:r>
        <w:r w:rsidR="00A247F0" w:rsidRPr="002A2E7C" w:rsidDel="00DE03F8">
          <w:delText xml:space="preserve">Information security research has begun to proceed the </w:delText>
        </w:r>
        <w:r w:rsidR="00BC0064" w:rsidRPr="002A2E7C" w:rsidDel="00DE03F8">
          <w:delText xml:space="preserve">new IT platform and building new theory and process new things and achieve new endowment. </w:delText>
        </w:r>
      </w:del>
      <w:del w:id="138" w:author="hp" w:date="2022-02-01T16:39:00Z">
        <w:r w:rsidR="005620AF" w:rsidRPr="002A2E7C" w:rsidDel="007E3881">
          <w:delText xml:space="preserve">This research proposal going to conduct secondary research and analyzed them into different aspect of artificial intelligence platform. </w:delText>
        </w:r>
      </w:del>
      <w:r w:rsidR="00AB4EB6" w:rsidRPr="002A2E7C">
        <w:t>This</w:t>
      </w:r>
      <w:r w:rsidR="008D7A86" w:rsidRPr="002A2E7C">
        <w:t xml:space="preserve"> research provides the framework of </w:t>
      </w:r>
      <w:r w:rsidR="004E3AB3" w:rsidRPr="002A2E7C">
        <w:t>data analytics</w:t>
      </w:r>
      <w:r w:rsidR="008D7A86" w:rsidRPr="002A2E7C">
        <w:t xml:space="preserve"> activism in terms of artificial intelligence to proceed the new things and new ideas </w:t>
      </w:r>
      <w:r w:rsidR="00670E2C" w:rsidRPr="002A2E7C">
        <w:t xml:space="preserve">on the </w:t>
      </w:r>
      <w:customXmlInsRangeStart w:id="139" w:author="hp" w:date="2022-02-01T16:39:00Z"/>
      <w:sdt>
        <w:sdtPr>
          <w:id w:val="-1803144580"/>
          <w:citation/>
        </w:sdtPr>
        <w:sdtContent>
          <w:customXmlInsRangeEnd w:id="139"/>
          <w:ins w:id="140" w:author="hp" w:date="2022-02-01T16:39:00Z">
            <w:r w:rsidR="007E3881" w:rsidRPr="002A2E7C">
              <w:fldChar w:fldCharType="begin"/>
            </w:r>
            <w:r w:rsidR="007E3881" w:rsidRPr="002A2E7C">
              <w:instrText xml:space="preserve"> CITATION Jor19 \l 1033 </w:instrText>
            </w:r>
            <w:r w:rsidR="007E3881" w:rsidRPr="002A2E7C">
              <w:fldChar w:fldCharType="separate"/>
            </w:r>
            <w:r w:rsidR="007E3881" w:rsidRPr="002A2E7C">
              <w:rPr>
                <w:noProof/>
              </w:rPr>
              <w:t>(J.George &amp; E.Leidner, 2019, )</w:t>
            </w:r>
            <w:r w:rsidR="007E3881" w:rsidRPr="002A2E7C">
              <w:fldChar w:fldCharType="end"/>
            </w:r>
          </w:ins>
          <w:customXmlInsRangeStart w:id="141" w:author="hp" w:date="2022-02-01T16:39:00Z"/>
        </w:sdtContent>
      </w:sdt>
      <w:customXmlInsRangeEnd w:id="141"/>
      <w:ins w:id="142" w:author="hp" w:date="2022-02-01T16:39:00Z">
        <w:r w:rsidR="007E3881">
          <w:t xml:space="preserve"> </w:t>
        </w:r>
        <w:r w:rsidR="007E3881" w:rsidRPr="002A2E7C">
          <w:t xml:space="preserve">. </w:t>
        </w:r>
      </w:ins>
      <w:r w:rsidR="00BF7931" w:rsidRPr="002A2E7C">
        <w:t>World Wide Web</w:t>
      </w:r>
      <w:r w:rsidR="00670E2C" w:rsidRPr="002A2E7C">
        <w:t xml:space="preserve"> to centralize the information and productivity on the one go to proceed new challenges and opportunities by using the internet of things </w:t>
      </w:r>
      <w:r w:rsidR="00587853" w:rsidRPr="002A2E7C">
        <w:t>proceedings</w:t>
      </w:r>
      <w:r w:rsidR="00670E2C" w:rsidRPr="002A2E7C">
        <w:t xml:space="preserve">. </w:t>
      </w:r>
      <w:r w:rsidR="004335F6" w:rsidRPr="002A2E7C">
        <w:t xml:space="preserve">Identify the activities and new trends in the technology has been presented in the literature review section. </w:t>
      </w:r>
      <w:r w:rsidR="004E3AB3" w:rsidRPr="002A2E7C">
        <w:t>Data analytics and machine learning modeling</w:t>
      </w:r>
      <w:r w:rsidR="00451F1A" w:rsidRPr="002A2E7C">
        <w:t xml:space="preserve"> activist includes transitional activities and e-funding political consumption, </w:t>
      </w:r>
      <w:r w:rsidR="00C336A8" w:rsidRPr="002A2E7C">
        <w:t xml:space="preserve">Data Analytics &amp; Machine </w:t>
      </w:r>
      <w:r w:rsidR="005005D9" w:rsidRPr="002A2E7C">
        <w:t>Learning petitions</w:t>
      </w:r>
      <w:r w:rsidR="00451F1A" w:rsidRPr="002A2E7C">
        <w:t xml:space="preserve"> and botivism with </w:t>
      </w:r>
      <w:r w:rsidR="005005D9" w:rsidRPr="002A2E7C">
        <w:t>gladiatorial</w:t>
      </w:r>
      <w:r w:rsidR="00451F1A" w:rsidRPr="002A2E7C">
        <w:t xml:space="preserve"> activities has been included in this </w:t>
      </w:r>
      <w:r w:rsidR="00CA438A" w:rsidRPr="002A2E7C">
        <w:t xml:space="preserve">forum, </w:t>
      </w:r>
      <w:r w:rsidR="005005D9" w:rsidRPr="002A2E7C">
        <w:t>support vector machine classifier of d</w:t>
      </w:r>
      <w:r w:rsidR="00C336A8" w:rsidRPr="002A2E7C">
        <w:t xml:space="preserve">ata Analytics &amp; Machine </w:t>
      </w:r>
      <w:r w:rsidR="005005D9" w:rsidRPr="002A2E7C">
        <w:t>Learning platform</w:t>
      </w:r>
      <w:r w:rsidR="00CA438A" w:rsidRPr="002A2E7C">
        <w:t xml:space="preserve"> used to shares emotions and new thoughts to the new inventor that get the idea to process the new things and new productivity through the past experience. </w:t>
      </w:r>
      <w:sdt>
        <w:sdtPr>
          <w:id w:val="-662470351"/>
          <w:citation/>
        </w:sdtPr>
        <w:sdtEndPr/>
        <w:sdtContent>
          <w:r w:rsidR="00D87D8D" w:rsidRPr="002A2E7C">
            <w:fldChar w:fldCharType="begin"/>
          </w:r>
          <w:r w:rsidR="00D87D8D" w:rsidRPr="002A2E7C">
            <w:instrText xml:space="preserve"> CITATION Par17 \l 1033 </w:instrText>
          </w:r>
          <w:r w:rsidR="00D87D8D" w:rsidRPr="002A2E7C">
            <w:fldChar w:fldCharType="separate"/>
          </w:r>
          <w:r w:rsidR="00D87D8D" w:rsidRPr="002A2E7C">
            <w:rPr>
              <w:noProof/>
            </w:rPr>
            <w:t>(Parkhurst, 2017)</w:t>
          </w:r>
          <w:r w:rsidR="00D87D8D" w:rsidRPr="002A2E7C">
            <w:fldChar w:fldCharType="end"/>
          </w:r>
        </w:sdtContent>
      </w:sdt>
      <w:r w:rsidR="00D87D8D" w:rsidRPr="002A2E7C">
        <w:t xml:space="preserve"> </w:t>
      </w:r>
      <w:r w:rsidR="00D7407A" w:rsidRPr="002A2E7C">
        <w:t xml:space="preserve">Data analytics &amp; </w:t>
      </w:r>
      <w:r w:rsidR="00F12773" w:rsidRPr="002A2E7C">
        <w:t>Networks</w:t>
      </w:r>
      <w:r w:rsidR="004E4B9D" w:rsidRPr="002A2E7C">
        <w:t xml:space="preserve"> platform uses as tool to process the new technology ideas and new inventions </w:t>
      </w:r>
      <w:r w:rsidR="00544A48" w:rsidRPr="002A2E7C">
        <w:t>which proc</w:t>
      </w:r>
      <w:r w:rsidR="00F7649B" w:rsidRPr="002A2E7C">
        <w:t xml:space="preserve">ess through the </w:t>
      </w:r>
      <w:r w:rsidR="00C336A8" w:rsidRPr="002A2E7C">
        <w:t xml:space="preserve">Data Analytics &amp; Machine </w:t>
      </w:r>
      <w:r w:rsidR="005005D9" w:rsidRPr="002A2E7C">
        <w:t>Learning network</w:t>
      </w:r>
      <w:r w:rsidR="00F7649B" w:rsidRPr="002A2E7C">
        <w:t xml:space="preserve">. In recent research </w:t>
      </w:r>
      <w:r w:rsidR="00D7407A" w:rsidRPr="002A2E7C">
        <w:t xml:space="preserve">by presenting machine learning method to </w:t>
      </w:r>
      <w:r w:rsidR="00F7649B" w:rsidRPr="002A2E7C">
        <w:t xml:space="preserve">shows that the American Indians utilizing social media contents to process and itemized the tools by protect the oak flat with social media tools </w:t>
      </w:r>
      <w:r w:rsidR="00DD0800" w:rsidRPr="002A2E7C">
        <w:t xml:space="preserve">United States transfers the OAK flats to mining company Resolution Company to part of national defense authorization </w:t>
      </w:r>
      <w:r w:rsidR="007A1E71" w:rsidRPr="002A2E7C">
        <w:t xml:space="preserve">ACT of 2015, in analysis section qualitative analysis has been proposed to identify the </w:t>
      </w:r>
      <w:r w:rsidR="00C336A8" w:rsidRPr="002A2E7C">
        <w:t xml:space="preserve">Data Analytics &amp; Machine Learning </w:t>
      </w:r>
      <w:r w:rsidR="007A1E71" w:rsidRPr="002A2E7C">
        <w:t xml:space="preserve"> activism role specially through the timeline and </w:t>
      </w:r>
      <w:r w:rsidR="00DA3760" w:rsidRPr="002A2E7C">
        <w:t>digital activism and social</w:t>
      </w:r>
      <w:r w:rsidR="00C336A8" w:rsidRPr="002A2E7C">
        <w:t xml:space="preserve"> </w:t>
      </w:r>
      <w:r w:rsidR="007A1E71" w:rsidRPr="002A2E7C">
        <w:t xml:space="preserve"> ethnography of Apache stronghold since 2015 to 2016 </w:t>
      </w:r>
      <w:r w:rsidR="007A1E71" w:rsidRPr="002A2E7C">
        <w:lastRenderedPageBreak/>
        <w:t xml:space="preserve">revealed the interrelated nature </w:t>
      </w:r>
      <w:r w:rsidR="003F3E71" w:rsidRPr="002A2E7C">
        <w:t xml:space="preserve">on the ground efforts, online efforts, solidarity effort legislative support effort through using the social media content. </w:t>
      </w:r>
    </w:p>
    <w:p w14:paraId="6348746E" w14:textId="77777777" w:rsidR="0074120C" w:rsidRPr="002A2E7C" w:rsidRDefault="0074120C" w:rsidP="00B85CC4">
      <w:pPr>
        <w:spacing w:line="360" w:lineRule="auto"/>
      </w:pPr>
      <w:r w:rsidRPr="002A2E7C">
        <w:t xml:space="preserve">The issues with data </w:t>
      </w:r>
      <w:r w:rsidR="00AF30D5" w:rsidRPr="002A2E7C">
        <w:t xml:space="preserve">improvement with NLP extract information and process the textual information into conversion form to reveal the industry and science into new world of motions. </w:t>
      </w:r>
    </w:p>
    <w:p w14:paraId="6DA78FAD" w14:textId="77777777" w:rsidR="00980DED" w:rsidRPr="002A2E7C" w:rsidRDefault="00980DED" w:rsidP="00323764">
      <w:pPr>
        <w:pStyle w:val="Heading2"/>
        <w:rPr>
          <w:rFonts w:ascii="Times New Roman" w:hAnsi="Times New Roman" w:cs="Times New Roman"/>
        </w:rPr>
      </w:pPr>
      <w:bookmarkStart w:id="143" w:name="_Toc94626976"/>
      <w:r w:rsidRPr="002A2E7C">
        <w:rPr>
          <w:rFonts w:ascii="Times New Roman" w:hAnsi="Times New Roman" w:cs="Times New Roman"/>
        </w:rPr>
        <w:t>Rationale</w:t>
      </w:r>
      <w:bookmarkEnd w:id="143"/>
      <w:r w:rsidRPr="002A2E7C">
        <w:rPr>
          <w:rFonts w:ascii="Times New Roman" w:hAnsi="Times New Roman" w:cs="Times New Roman"/>
        </w:rPr>
        <w:t xml:space="preserve"> </w:t>
      </w:r>
    </w:p>
    <w:p w14:paraId="503FD961" w14:textId="2FE03F4F" w:rsidR="00DE1B69" w:rsidRPr="002A2E7C" w:rsidRDefault="0084134D" w:rsidP="002202C2">
      <w:pPr>
        <w:spacing w:line="360" w:lineRule="auto"/>
      </w:pPr>
      <w:sdt>
        <w:sdtPr>
          <w:id w:val="-1227290950"/>
          <w:citation/>
        </w:sdtPr>
        <w:sdtEndPr/>
        <w:sdtContent>
          <w:r w:rsidR="007D2245" w:rsidRPr="002A2E7C">
            <w:fldChar w:fldCharType="begin"/>
          </w:r>
          <w:r w:rsidR="007D2245" w:rsidRPr="002A2E7C">
            <w:instrText xml:space="preserve"> CITATION Ref21 \l 1033 </w:instrText>
          </w:r>
          <w:r w:rsidR="007D2245" w:rsidRPr="002A2E7C">
            <w:fldChar w:fldCharType="separate"/>
          </w:r>
          <w:r w:rsidR="007D2245" w:rsidRPr="002A2E7C">
            <w:rPr>
              <w:noProof/>
            </w:rPr>
            <w:t>(activism, 2021)</w:t>
          </w:r>
          <w:r w:rsidR="007D2245" w:rsidRPr="002A2E7C">
            <w:fldChar w:fldCharType="end"/>
          </w:r>
        </w:sdtContent>
      </w:sdt>
      <w:r w:rsidR="007D2245" w:rsidRPr="002A2E7C">
        <w:t xml:space="preserve"> </w:t>
      </w:r>
      <w:r w:rsidR="00990308" w:rsidRPr="002A2E7C">
        <w:t>Machine learning &amp; data analytics i</w:t>
      </w:r>
      <w:r w:rsidR="0007595B" w:rsidRPr="002A2E7C">
        <w:t xml:space="preserve">nterface absorbed on AI </w:t>
      </w:r>
      <w:r w:rsidR="000C2A86" w:rsidRPr="002A2E7C">
        <w:t xml:space="preserve">activism, it occurred to achieve the new sustainable roles of </w:t>
      </w:r>
      <w:r w:rsidR="001060FB" w:rsidRPr="002A2E7C">
        <w:t>Artificial</w:t>
      </w:r>
      <w:r w:rsidR="000C2A86" w:rsidRPr="002A2E7C">
        <w:t xml:space="preserve"> intelligence to process the data analytics of organization in the mean of </w:t>
      </w:r>
      <w:r w:rsidR="00C336A8" w:rsidRPr="002A2E7C">
        <w:t xml:space="preserve">Data Analytics &amp; Machine </w:t>
      </w:r>
      <w:r w:rsidR="00C4431F" w:rsidRPr="002A2E7C">
        <w:t>Learning media</w:t>
      </w:r>
      <w:r w:rsidR="000C2A86" w:rsidRPr="002A2E7C">
        <w:t xml:space="preserve"> sites. </w:t>
      </w:r>
      <w:r w:rsidR="000E684B" w:rsidRPr="002A2E7C">
        <w:t>Various</w:t>
      </w:r>
      <w:r w:rsidR="008C4C13" w:rsidRPr="002A2E7C">
        <w:t xml:space="preserve"> online python based machine </w:t>
      </w:r>
      <w:r w:rsidR="00C4431F" w:rsidRPr="002A2E7C">
        <w:t>learning API</w:t>
      </w:r>
      <w:r w:rsidR="000E684B" w:rsidRPr="002A2E7C">
        <w:t xml:space="preserve"> has been working online to process the </w:t>
      </w:r>
      <w:r w:rsidR="00C336A8" w:rsidRPr="002A2E7C">
        <w:t xml:space="preserve">Data Analytics &amp; Machine </w:t>
      </w:r>
      <w:r w:rsidR="00C4431F" w:rsidRPr="002A2E7C">
        <w:t>Learning content</w:t>
      </w:r>
      <w:r w:rsidR="000E684B" w:rsidRPr="002A2E7C">
        <w:t xml:space="preserve"> of organization though online by websites of mean to quantify the performance and analyze the data and present the outcomes on the </w:t>
      </w:r>
      <w:r w:rsidR="004A7EF6" w:rsidRPr="002A2E7C">
        <w:t>sites that</w:t>
      </w:r>
      <w:r w:rsidR="000E684B" w:rsidRPr="002A2E7C">
        <w:t xml:space="preserve"> presented the compact form of information to achieve the results of information</w:t>
      </w:r>
      <w:r w:rsidR="008C4C13" w:rsidRPr="002A2E7C">
        <w:t xml:space="preserve"> by building machine learning data analytics prediction method</w:t>
      </w:r>
      <w:r w:rsidR="000E684B" w:rsidRPr="002A2E7C">
        <w:t xml:space="preserve">. </w:t>
      </w:r>
      <w:r w:rsidR="00513800" w:rsidRPr="002A2E7C">
        <w:t xml:space="preserve">Python programming widely used to analyze dataset of social networking sites by means of Kaggle and Github and producing data analytics reporting services using Jupyter notebook platform. </w:t>
      </w:r>
      <w:r w:rsidR="004A7EF6" w:rsidRPr="002A2E7C">
        <w:t xml:space="preserve">Ethical consideration of </w:t>
      </w:r>
      <w:r w:rsidR="000551DC" w:rsidRPr="002A2E7C">
        <w:t xml:space="preserve">data analytics &amp; </w:t>
      </w:r>
      <w:r w:rsidR="00C336A8" w:rsidRPr="002A2E7C">
        <w:t xml:space="preserve">Data Analytics &amp; Machine </w:t>
      </w:r>
      <w:r w:rsidR="00C4431F" w:rsidRPr="002A2E7C">
        <w:t>Learning activism</w:t>
      </w:r>
      <w:r w:rsidR="004A7EF6" w:rsidRPr="002A2E7C">
        <w:t xml:space="preserve"> spread the positive impact on the World Wide Web to process large amounts of information in the form analyzed version through machine learning and deep learning algorithm. </w:t>
      </w:r>
    </w:p>
    <w:p w14:paraId="3C83500E" w14:textId="66CEC3E9" w:rsidR="004A7EF6" w:rsidRPr="002A2E7C" w:rsidRDefault="004A7EF6" w:rsidP="002202C2">
      <w:pPr>
        <w:spacing w:line="360" w:lineRule="auto"/>
      </w:pPr>
      <w:r w:rsidRPr="002A2E7C">
        <w:t xml:space="preserve">Data analytics has been achieved though the organization dataset which process and present the compact information on the </w:t>
      </w:r>
      <w:r w:rsidR="00C336A8" w:rsidRPr="002A2E7C">
        <w:t xml:space="preserve">Data Analytics &amp; Machine </w:t>
      </w:r>
      <w:r w:rsidR="00C4431F" w:rsidRPr="002A2E7C">
        <w:t>Learning activism</w:t>
      </w:r>
      <w:r w:rsidRPr="002A2E7C">
        <w:t xml:space="preserve"> sites though the machine learning algorithm.  Machine learning and deep learning algorithm works online by using the AI API’s that achieve the great result. </w:t>
      </w:r>
      <w:r w:rsidR="002772F1" w:rsidRPr="002A2E7C">
        <w:t xml:space="preserve">Deep learning </w:t>
      </w:r>
      <w:r w:rsidR="007A4AF0" w:rsidRPr="002A2E7C">
        <w:t xml:space="preserve">Artificial intelligence algorithms works online to analyze the data and present the outcomes to the customer and client that impress with the opinion and thoughts and take decision to do the right thing on right movement on the right direction way. </w:t>
      </w:r>
    </w:p>
    <w:p w14:paraId="14A2FF8E" w14:textId="77777777" w:rsidR="00DE1B69" w:rsidRPr="002A2E7C" w:rsidRDefault="00DE1B69" w:rsidP="00DE1B69"/>
    <w:p w14:paraId="4C32B597" w14:textId="77777777" w:rsidR="00DE1B69" w:rsidRPr="002A2E7C" w:rsidRDefault="00DE1B69" w:rsidP="00323764">
      <w:pPr>
        <w:pStyle w:val="Heading2"/>
        <w:rPr>
          <w:rFonts w:ascii="Times New Roman" w:hAnsi="Times New Roman" w:cs="Times New Roman"/>
        </w:rPr>
      </w:pPr>
      <w:bookmarkStart w:id="144" w:name="_Toc94626977"/>
      <w:r w:rsidRPr="002A2E7C">
        <w:rPr>
          <w:rFonts w:ascii="Times New Roman" w:hAnsi="Times New Roman" w:cs="Times New Roman"/>
        </w:rPr>
        <w:t>Aims &amp; Objective</w:t>
      </w:r>
      <w:bookmarkEnd w:id="144"/>
    </w:p>
    <w:p w14:paraId="5998A723" w14:textId="14A89168" w:rsidR="00A31372" w:rsidRPr="002A2E7C" w:rsidRDefault="00B714D6" w:rsidP="003E6EF5">
      <w:pPr>
        <w:pStyle w:val="ListParagraph"/>
        <w:numPr>
          <w:ilvl w:val="0"/>
          <w:numId w:val="9"/>
        </w:numPr>
        <w:spacing w:line="360" w:lineRule="auto"/>
      </w:pPr>
      <w:r w:rsidRPr="002A2E7C">
        <w:t xml:space="preserve">Aim of this research to build machine learning algorithm </w:t>
      </w:r>
      <w:ins w:id="145" w:author="hp" w:date="2022-02-01T16:39:00Z">
        <w:r w:rsidR="00D823E2">
          <w:t xml:space="preserve">to identify social media </w:t>
        </w:r>
        <w:r w:rsidR="003E4ECA">
          <w:t xml:space="preserve">fake </w:t>
        </w:r>
      </w:ins>
      <w:ins w:id="146" w:author="hp" w:date="2022-02-01T16:57:00Z">
        <w:r w:rsidR="00D823E2">
          <w:t xml:space="preserve">account ID </w:t>
        </w:r>
      </w:ins>
      <w:ins w:id="147" w:author="hp" w:date="2022-02-01T16:39:00Z">
        <w:r w:rsidR="003E4ECA">
          <w:t>data</w:t>
        </w:r>
      </w:ins>
      <w:ins w:id="148" w:author="hp" w:date="2022-02-01T16:57:00Z">
        <w:r w:rsidR="00D823E2">
          <w:t xml:space="preserve">set </w:t>
        </w:r>
      </w:ins>
      <w:ins w:id="149" w:author="hp" w:date="2022-02-01T16:39:00Z">
        <w:r w:rsidR="003E4ECA">
          <w:t xml:space="preserve"> </w:t>
        </w:r>
      </w:ins>
      <w:del w:id="150" w:author="hp" w:date="2022-02-01T16:39:00Z">
        <w:r w:rsidRPr="002A2E7C" w:rsidDel="003E4ECA">
          <w:delText xml:space="preserve">on social media </w:delText>
        </w:r>
        <w:r w:rsidR="005C5053" w:rsidRPr="002A2E7C" w:rsidDel="003E4ECA">
          <w:delText>analysis.</w:delText>
        </w:r>
      </w:del>
    </w:p>
    <w:p w14:paraId="22BAB9EE" w14:textId="4AE89116" w:rsidR="003E6EF5" w:rsidRDefault="003E6EF5" w:rsidP="003E6EF5">
      <w:pPr>
        <w:pStyle w:val="ListParagraph"/>
        <w:numPr>
          <w:ilvl w:val="0"/>
          <w:numId w:val="9"/>
        </w:numPr>
        <w:spacing w:line="360" w:lineRule="auto"/>
      </w:pPr>
      <w:r w:rsidRPr="002A2E7C">
        <w:lastRenderedPageBreak/>
        <w:t xml:space="preserve">Objective of this is to use Social Network Dataset and analyzing by using the </w:t>
      </w:r>
      <w:r w:rsidR="00C9761A" w:rsidRPr="002A2E7C">
        <w:t xml:space="preserve">machine learning models. </w:t>
      </w:r>
    </w:p>
    <w:p w14:paraId="0B929F04" w14:textId="7AB1E7B2" w:rsidR="0054230B" w:rsidRDefault="0054230B" w:rsidP="003E6EF5">
      <w:pPr>
        <w:pStyle w:val="ListParagraph"/>
        <w:numPr>
          <w:ilvl w:val="0"/>
          <w:numId w:val="9"/>
        </w:numPr>
        <w:spacing w:line="360" w:lineRule="auto"/>
      </w:pPr>
      <w:r>
        <w:t xml:space="preserve">Fake </w:t>
      </w:r>
      <w:del w:id="151" w:author="hp" w:date="2022-02-01T16:57:00Z">
        <w:r w:rsidDel="00DF1A72">
          <w:delText xml:space="preserve">news </w:delText>
        </w:r>
      </w:del>
      <w:ins w:id="152" w:author="hp" w:date="2022-02-01T16:57:00Z">
        <w:r w:rsidR="00DF1A72">
          <w:t>account</w:t>
        </w:r>
        <w:r w:rsidR="00DF1A72">
          <w:t xml:space="preserve"> </w:t>
        </w:r>
      </w:ins>
      <w:del w:id="153" w:author="hp" w:date="2022-02-01T16:58:00Z">
        <w:r w:rsidDel="00DF1A72">
          <w:delText xml:space="preserve">dataset </w:delText>
        </w:r>
      </w:del>
      <w:ins w:id="154" w:author="hp" w:date="2022-02-01T16:58:00Z">
        <w:r w:rsidR="00DF1A72">
          <w:t xml:space="preserve">dataset uses the </w:t>
        </w:r>
      </w:ins>
      <w:r>
        <w:t xml:space="preserve">data </w:t>
      </w:r>
      <w:r w:rsidR="0094032E">
        <w:t>analytics</w:t>
      </w:r>
      <w:ins w:id="155" w:author="hp" w:date="2022-02-01T16:58:00Z">
        <w:r w:rsidR="00DF1A72">
          <w:t xml:space="preserve"> technique </w:t>
        </w:r>
      </w:ins>
      <w:del w:id="156" w:author="hp" w:date="2022-02-01T16:58:00Z">
        <w:r w:rsidR="0094032E" w:rsidDel="00DF1A72">
          <w:delText>,</w:delText>
        </w:r>
        <w:r w:rsidDel="00DF1A72">
          <w:delText xml:space="preserve"> this research </w:delText>
        </w:r>
      </w:del>
      <w:ins w:id="157" w:author="hp" w:date="2022-02-01T16:58:00Z">
        <w:r w:rsidR="00DF1A72">
          <w:t xml:space="preserve">to </w:t>
        </w:r>
      </w:ins>
      <w:r>
        <w:t xml:space="preserve">detect and predict fake and real </w:t>
      </w:r>
      <w:del w:id="158" w:author="hp" w:date="2022-02-01T16:57:00Z">
        <w:r w:rsidDel="00DF1A72">
          <w:delText xml:space="preserve">dataset </w:delText>
        </w:r>
      </w:del>
      <w:ins w:id="159" w:author="hp" w:date="2022-02-01T16:57:00Z">
        <w:r w:rsidR="00DF1A72">
          <w:t>ID</w:t>
        </w:r>
        <w:r w:rsidR="00DF1A72">
          <w:t xml:space="preserve"> </w:t>
        </w:r>
      </w:ins>
      <w:r>
        <w:t>from the social medi</w:t>
      </w:r>
      <w:ins w:id="160" w:author="hp" w:date="2022-02-01T16:57:00Z">
        <w:r w:rsidR="00DF1A72">
          <w:t xml:space="preserve">a </w:t>
        </w:r>
      </w:ins>
      <w:del w:id="161" w:author="hp" w:date="2022-02-01T16:57:00Z">
        <w:r w:rsidDel="00DF1A72">
          <w:delText xml:space="preserve">al </w:delText>
        </w:r>
      </w:del>
      <w:r>
        <w:t xml:space="preserve">digital sites. </w:t>
      </w:r>
    </w:p>
    <w:p w14:paraId="793F2EAA" w14:textId="57C4AEB3" w:rsidR="00723F4C" w:rsidRPr="002A2E7C" w:rsidRDefault="00723F4C" w:rsidP="003E6EF5">
      <w:pPr>
        <w:pStyle w:val="ListParagraph"/>
        <w:numPr>
          <w:ilvl w:val="0"/>
          <w:numId w:val="9"/>
        </w:numPr>
        <w:spacing w:line="360" w:lineRule="auto"/>
      </w:pPr>
      <w:r>
        <w:t xml:space="preserve">Building machine learning </w:t>
      </w:r>
      <w:bookmarkStart w:id="162" w:name="_GoBack"/>
      <w:bookmarkEnd w:id="162"/>
      <w:r>
        <w:t xml:space="preserve">models to predict and analyze social media fake dataset and detect the accuracy by deploying various machine learning algorithm naïve </w:t>
      </w:r>
      <w:ins w:id="163" w:author="Bryant, Tony" w:date="2022-01-30T09:37:00Z">
        <w:del w:id="164" w:author="hp" w:date="2022-02-01T16:40:00Z">
          <w:r w:rsidR="00250234" w:rsidDel="003E4ECA">
            <w:delText>Bayes</w:delText>
          </w:r>
        </w:del>
      </w:ins>
      <w:del w:id="165" w:author="hp" w:date="2022-02-01T16:40:00Z">
        <w:r w:rsidDel="003E4ECA">
          <w:delText>bays support</w:delText>
        </w:r>
      </w:del>
      <w:ins w:id="166" w:author="hp" w:date="2022-02-01T16:40:00Z">
        <w:r w:rsidR="003E4ECA">
          <w:t>Bay support</w:t>
        </w:r>
      </w:ins>
      <w:r>
        <w:t xml:space="preserve"> v</w:t>
      </w:r>
      <w:r w:rsidR="00AD517A">
        <w:t xml:space="preserve">ector machine and decision </w:t>
      </w:r>
      <w:r w:rsidR="009F7A52">
        <w:t>tree,</w:t>
      </w:r>
      <w:r w:rsidR="00AD517A">
        <w:t xml:space="preserve"> TFIDF </w:t>
      </w:r>
      <w:r w:rsidR="00C73D92">
        <w:t xml:space="preserve">Vectorizer, logistic regression. </w:t>
      </w:r>
    </w:p>
    <w:p w14:paraId="5050BE3C" w14:textId="77777777" w:rsidR="00980DED" w:rsidRPr="002A2E7C" w:rsidRDefault="00980DED" w:rsidP="00980DED">
      <w:pPr>
        <w:pStyle w:val="Heading1"/>
        <w:rPr>
          <w:rFonts w:ascii="Times New Roman" w:hAnsi="Times New Roman" w:cs="Times New Roman"/>
        </w:rPr>
      </w:pPr>
      <w:bookmarkStart w:id="167" w:name="_Toc94626978"/>
      <w:r w:rsidRPr="002A2E7C">
        <w:rPr>
          <w:rFonts w:ascii="Times New Roman" w:hAnsi="Times New Roman" w:cs="Times New Roman"/>
        </w:rPr>
        <w:t>Literature Review</w:t>
      </w:r>
      <w:bookmarkEnd w:id="167"/>
      <w:r w:rsidRPr="002A2E7C">
        <w:rPr>
          <w:rFonts w:ascii="Times New Roman" w:hAnsi="Times New Roman" w:cs="Times New Roman"/>
        </w:rPr>
        <w:t xml:space="preserve"> </w:t>
      </w:r>
    </w:p>
    <w:p w14:paraId="449ED971" w14:textId="77777777" w:rsidR="008D62A5" w:rsidRDefault="008D62A5" w:rsidP="008D62A5"/>
    <w:p w14:paraId="4789878E" w14:textId="440867A0" w:rsidR="00DF2CE4" w:rsidRPr="00DF2CE4" w:rsidRDefault="0084134D" w:rsidP="007E753B">
      <w:pPr>
        <w:spacing w:after="0" w:line="360" w:lineRule="auto"/>
        <w:rPr>
          <w:rFonts w:eastAsia="Times New Roman"/>
          <w:szCs w:val="24"/>
        </w:rPr>
      </w:pPr>
      <w:sdt>
        <w:sdtPr>
          <w:id w:val="-413632307"/>
          <w:citation/>
        </w:sdtPr>
        <w:sdtEndPr/>
        <w:sdtContent>
          <w:r w:rsidR="00DF2CE4" w:rsidRPr="002A2E7C">
            <w:fldChar w:fldCharType="begin"/>
          </w:r>
          <w:r w:rsidR="00DF2CE4" w:rsidRPr="002A2E7C">
            <w:instrText xml:space="preserve"> CITATION Kar181 \l 1033 </w:instrText>
          </w:r>
          <w:r w:rsidR="00DF2CE4" w:rsidRPr="002A2E7C">
            <w:fldChar w:fldCharType="separate"/>
          </w:r>
          <w:r w:rsidR="00DF2CE4" w:rsidRPr="002A2E7C">
            <w:rPr>
              <w:noProof/>
            </w:rPr>
            <w:t>(Karpf, 2018)</w:t>
          </w:r>
          <w:r w:rsidR="00DF2CE4" w:rsidRPr="002A2E7C">
            <w:fldChar w:fldCharType="end"/>
          </w:r>
        </w:sdtContent>
      </w:sdt>
      <w:r w:rsidR="00DF2CE4" w:rsidRPr="002A2E7C">
        <w:t xml:space="preserve"> </w:t>
      </w:r>
      <w:r w:rsidR="00DF2CE4">
        <w:t xml:space="preserve"> </w:t>
      </w:r>
      <w:r w:rsidR="00DF2CE4" w:rsidRPr="00DF2CE4">
        <w:rPr>
          <w:rFonts w:eastAsia="Times New Roman"/>
          <w:szCs w:val="24"/>
        </w:rPr>
        <w:t xml:space="preserve">Earlier the internet, people acquired their news from the radio, television, and newspapers. With the internet, the news moved online, and suddenly, anyone could post information on websites such as Facebook and Twitter. The spread of fake news has also increased with social media. It has become one of the most significant issues of this century. People use the method of fake news to pollute the reputation of a well-reputed organization for their benefit. The most important reason for such a project is to frame a device to examine the language designs that describe fake and right news through machine learning. This </w:t>
      </w:r>
      <w:r w:rsidR="00DF2CE4">
        <w:rPr>
          <w:rFonts w:eastAsia="Times New Roman"/>
          <w:szCs w:val="24"/>
        </w:rPr>
        <w:t>research</w:t>
      </w:r>
      <w:r w:rsidR="00DF2CE4" w:rsidRPr="00DF2CE4">
        <w:rPr>
          <w:rFonts w:eastAsia="Times New Roman"/>
          <w:szCs w:val="24"/>
        </w:rPr>
        <w:t xml:space="preserve"> proposes models of machine learning that can successfully detect fake news. These models identify which news is real or fake and specify the accuracy of said news, even in a complex environment. </w:t>
      </w:r>
      <w:r w:rsidR="00CD0077" w:rsidRPr="00DF2CE4">
        <w:rPr>
          <w:rFonts w:eastAsia="Times New Roman"/>
          <w:szCs w:val="24"/>
        </w:rPr>
        <w:t>Afterward</w:t>
      </w:r>
      <w:r w:rsidR="00DF2CE4" w:rsidRPr="00DF2CE4">
        <w:rPr>
          <w:rFonts w:eastAsia="Times New Roman"/>
          <w:szCs w:val="24"/>
        </w:rPr>
        <w:t xml:space="preserve"> data-preprocessing and </w:t>
      </w:r>
      <w:r w:rsidR="00CD0077" w:rsidRPr="00DF2CE4">
        <w:rPr>
          <w:rFonts w:eastAsia="Times New Roman"/>
          <w:szCs w:val="24"/>
        </w:rPr>
        <w:t>examination</w:t>
      </w:r>
      <w:r w:rsidR="00DF2CE4" w:rsidRPr="00DF2CE4">
        <w:rPr>
          <w:rFonts w:eastAsia="Times New Roman"/>
          <w:szCs w:val="24"/>
        </w:rPr>
        <w:t xml:space="preserve">, we applied three machine learning models; random forest classifier, logistic regression, and term frequency-inverse document frequency (TF-IDF) Vectorizer. The </w:t>
      </w:r>
      <w:r w:rsidR="00CD0077" w:rsidRPr="00DF2CE4">
        <w:rPr>
          <w:rFonts w:eastAsia="Times New Roman"/>
          <w:szCs w:val="24"/>
        </w:rPr>
        <w:t>correctness</w:t>
      </w:r>
      <w:r w:rsidR="00DF2CE4" w:rsidRPr="00DF2CE4">
        <w:rPr>
          <w:rFonts w:eastAsia="Times New Roman"/>
          <w:szCs w:val="24"/>
        </w:rPr>
        <w:t xml:space="preserve"> of the TFIDF Vectorizer, logistic regression, random forest classifier, and decision tree classifier models was approximately 99.52%, 98.63%, 99.63%, and 99.68%, </w:t>
      </w:r>
      <w:r w:rsidR="00CD0077" w:rsidRPr="00DF2CE4">
        <w:rPr>
          <w:rFonts w:eastAsia="Times New Roman"/>
          <w:szCs w:val="24"/>
        </w:rPr>
        <w:t>correspondingly</w:t>
      </w:r>
      <w:r w:rsidR="00DF2CE4" w:rsidRPr="00DF2CE4">
        <w:rPr>
          <w:rFonts w:eastAsia="Times New Roman"/>
          <w:szCs w:val="24"/>
        </w:rPr>
        <w:t>. Machine learning models can be considered a great choice to find reality-based results and applied to other unstructured data for various sentiment analysis applications.</w:t>
      </w:r>
    </w:p>
    <w:p w14:paraId="690304FA" w14:textId="3BB42F85" w:rsidR="00DF2CE4" w:rsidRPr="007E753B" w:rsidRDefault="00DF2CE4" w:rsidP="007E753B">
      <w:pPr>
        <w:spacing w:after="0" w:line="240" w:lineRule="auto"/>
        <w:rPr>
          <w:rFonts w:eastAsia="Times New Roman"/>
          <w:szCs w:val="24"/>
        </w:rPr>
      </w:pPr>
    </w:p>
    <w:p w14:paraId="1D088F22" w14:textId="16924731" w:rsidR="007B7B3C" w:rsidRPr="002A2E7C" w:rsidRDefault="00C7745D" w:rsidP="004A4D7B">
      <w:pPr>
        <w:spacing w:line="360" w:lineRule="auto"/>
      </w:pPr>
      <w:r w:rsidRPr="002A2E7C">
        <w:t>Machine</w:t>
      </w:r>
      <w:r w:rsidR="005C5053" w:rsidRPr="002A2E7C">
        <w:t xml:space="preserve"> learning method makes the system to learn itself, </w:t>
      </w:r>
      <w:r w:rsidRPr="002A2E7C">
        <w:t>most</w:t>
      </w:r>
      <w:r w:rsidR="00B02890" w:rsidRPr="002A2E7C">
        <w:t xml:space="preserve"> important</w:t>
      </w:r>
      <w:r w:rsidR="00097FED" w:rsidRPr="002A2E7C">
        <w:t xml:space="preserve"> impact of AI on</w:t>
      </w:r>
      <w:r w:rsidR="00B02890" w:rsidRPr="002A2E7C">
        <w:t xml:space="preserve"> </w:t>
      </w:r>
      <w:r w:rsidR="00F74CB7" w:rsidRPr="002A2E7C">
        <w:t xml:space="preserve">social </w:t>
      </w:r>
      <w:r w:rsidR="00097FED" w:rsidRPr="002A2E7C">
        <w:t xml:space="preserve">media sites </w:t>
      </w:r>
      <w:r w:rsidR="004A4D7B" w:rsidRPr="002A2E7C">
        <w:t xml:space="preserve">that organized, </w:t>
      </w:r>
      <w:r w:rsidR="00F14778" w:rsidRPr="002A2E7C">
        <w:t xml:space="preserve">with data analytics approach by building machine learning modeling on </w:t>
      </w:r>
      <w:r w:rsidR="004A4D7B" w:rsidRPr="002A2E7C">
        <w:t xml:space="preserve">social media, and social movement sites </w:t>
      </w:r>
      <w:r w:rsidR="00CC66A2" w:rsidRPr="002A2E7C">
        <w:t xml:space="preserve">organized the new things to </w:t>
      </w:r>
      <w:r w:rsidR="007C49BF" w:rsidRPr="002A2E7C">
        <w:t>create</w:t>
      </w:r>
      <w:r w:rsidR="00CC66A2" w:rsidRPr="002A2E7C">
        <w:t xml:space="preserve"> new </w:t>
      </w:r>
      <w:r w:rsidR="005C402D" w:rsidRPr="002A2E7C">
        <w:t>attending</w:t>
      </w:r>
      <w:r w:rsidR="00CC66A2" w:rsidRPr="002A2E7C">
        <w:t xml:space="preserve"> and </w:t>
      </w:r>
      <w:r w:rsidR="005C402D" w:rsidRPr="002A2E7C">
        <w:t>believed</w:t>
      </w:r>
      <w:r w:rsidR="001D133F" w:rsidRPr="002A2E7C">
        <w:t xml:space="preserve">, the article analyze the practice of applying analytics including experiment models new tactics and strength and identify the mobilized opportunities. </w:t>
      </w:r>
      <w:r w:rsidR="00EC56A0" w:rsidRPr="002A2E7C">
        <w:t xml:space="preserve">The key component of research that </w:t>
      </w:r>
      <w:r w:rsidR="00EC56A0" w:rsidRPr="002A2E7C">
        <w:lastRenderedPageBreak/>
        <w:t>produce analytics activism</w:t>
      </w:r>
      <w:r w:rsidR="004F0E82" w:rsidRPr="002A2E7C">
        <w:t xml:space="preserve"> into two boundary conditions,</w:t>
      </w:r>
      <w:r w:rsidR="00372693" w:rsidRPr="002A2E7C">
        <w:t xml:space="preserve"> machine learning and deep learning</w:t>
      </w:r>
      <w:r w:rsidR="004F0E82" w:rsidRPr="002A2E7C">
        <w:t xml:space="preserve"> defined the limited context into analytic forms which operates the analytics activities on media </w:t>
      </w:r>
      <w:r w:rsidR="00372693" w:rsidRPr="002A2E7C">
        <w:t>activism,</w:t>
      </w:r>
      <w:r w:rsidR="004D3A1D" w:rsidRPr="002A2E7C">
        <w:t xml:space="preserve"> the article concluded the outcomes of </w:t>
      </w:r>
      <w:r w:rsidR="00C336A8" w:rsidRPr="002A2E7C">
        <w:t xml:space="preserve">Data Analytics &amp; Machine </w:t>
      </w:r>
      <w:r w:rsidR="000132C4" w:rsidRPr="002A2E7C">
        <w:t>Learning network</w:t>
      </w:r>
      <w:r w:rsidR="004D3A1D" w:rsidRPr="002A2E7C">
        <w:t xml:space="preserve"> that leads the information and engage public through online campaign and protocols that produces the great result</w:t>
      </w:r>
      <w:r w:rsidR="006807C3" w:rsidRPr="002A2E7C">
        <w:t xml:space="preserve"> with social media sites. </w:t>
      </w:r>
      <w:sdt>
        <w:sdtPr>
          <w:id w:val="730120259"/>
          <w:citation/>
        </w:sdtPr>
        <w:sdtEndPr/>
        <w:sdtContent>
          <w:r w:rsidR="007D6D33" w:rsidRPr="002A2E7C">
            <w:fldChar w:fldCharType="begin"/>
          </w:r>
          <w:r w:rsidR="007D6D33" w:rsidRPr="002A2E7C">
            <w:instrText xml:space="preserve"> CITATION Cha19 \l 1033 </w:instrText>
          </w:r>
          <w:r w:rsidR="007D6D33" w:rsidRPr="002A2E7C">
            <w:fldChar w:fldCharType="separate"/>
          </w:r>
          <w:r w:rsidR="007D6D33" w:rsidRPr="002A2E7C">
            <w:rPr>
              <w:noProof/>
            </w:rPr>
            <w:t>(Chandler, 2019)</w:t>
          </w:r>
          <w:r w:rsidR="007D6D33" w:rsidRPr="002A2E7C">
            <w:fldChar w:fldCharType="end"/>
          </w:r>
        </w:sdtContent>
      </w:sdt>
      <w:r w:rsidR="007D6D33" w:rsidRPr="002A2E7C">
        <w:t xml:space="preserve"> </w:t>
      </w:r>
      <w:r w:rsidR="00977A9F" w:rsidRPr="002A2E7C">
        <w:t>This</w:t>
      </w:r>
      <w:r w:rsidR="001A06CE" w:rsidRPr="002A2E7C">
        <w:t xml:space="preserve"> books explores the </w:t>
      </w:r>
      <w:r w:rsidR="00C336A8" w:rsidRPr="002A2E7C">
        <w:t xml:space="preserve">Data Analytics &amp; Machine </w:t>
      </w:r>
      <w:r w:rsidR="002C3435" w:rsidRPr="002A2E7C">
        <w:t>Learning activism</w:t>
      </w:r>
      <w:r w:rsidR="001A06CE" w:rsidRPr="002A2E7C">
        <w:t xml:space="preserve"> </w:t>
      </w:r>
      <w:r w:rsidR="00977A9F" w:rsidRPr="002A2E7C">
        <w:t xml:space="preserve">the age of information and </w:t>
      </w:r>
      <w:r w:rsidR="00C336A8" w:rsidRPr="002A2E7C">
        <w:t xml:space="preserve">Data Analytics &amp; Machine </w:t>
      </w:r>
      <w:r w:rsidR="002C3435" w:rsidRPr="002A2E7C">
        <w:t>Learning processing</w:t>
      </w:r>
      <w:r w:rsidR="00977A9F" w:rsidRPr="002A2E7C">
        <w:t xml:space="preserve"> charts including big data capitalism that readily transform </w:t>
      </w:r>
      <w:r w:rsidR="007F34E7" w:rsidRPr="002A2E7C">
        <w:t xml:space="preserve">the political opinions and features. </w:t>
      </w:r>
      <w:r w:rsidR="00C336A8" w:rsidRPr="002A2E7C">
        <w:t xml:space="preserve">Data Analytics &amp; Machine </w:t>
      </w:r>
      <w:r w:rsidR="002C3435" w:rsidRPr="002A2E7C">
        <w:t>Learning promises</w:t>
      </w:r>
      <w:r w:rsidR="004265BB" w:rsidRPr="002A2E7C">
        <w:t xml:space="preserve"> affect the new forms of community and new ways of knowing and sensing innovation and present the data on site and blogs with network activism and distributed community that engage the public into new para</w:t>
      </w:r>
      <w:r w:rsidR="00980851" w:rsidRPr="002A2E7C">
        <w:t xml:space="preserve">digm of </w:t>
      </w:r>
      <w:r w:rsidR="00C336A8" w:rsidRPr="002A2E7C">
        <w:t xml:space="preserve">Data Analytics &amp; Machine </w:t>
      </w:r>
      <w:r w:rsidR="002C3435" w:rsidRPr="002A2E7C">
        <w:t>Learning transformation</w:t>
      </w:r>
      <w:r w:rsidR="00980851" w:rsidRPr="002A2E7C">
        <w:t xml:space="preserve">. </w:t>
      </w:r>
      <w:r w:rsidR="00C336A8" w:rsidRPr="002A2E7C">
        <w:t xml:space="preserve">Data Analytics &amp; Machine Learning </w:t>
      </w:r>
      <w:r w:rsidR="00654069" w:rsidRPr="002A2E7C">
        <w:t xml:space="preserve"> technology and information technology merged into one framework and process the information </w:t>
      </w:r>
      <w:r w:rsidR="00C336A8" w:rsidRPr="002A2E7C">
        <w:t xml:space="preserve">Data Analytics &amp; Machine Learning </w:t>
      </w:r>
      <w:r w:rsidR="002C3435" w:rsidRPr="002A2E7C">
        <w:t>process the</w:t>
      </w:r>
      <w:r w:rsidR="00654069" w:rsidRPr="002A2E7C">
        <w:t xml:space="preserve"> content that available on blogs, websites, social networking sites that enable the public to take initiative and decision to process their goals and achievement and upcoming future trends and technology behavior. </w:t>
      </w:r>
      <w:r w:rsidR="00977A9F" w:rsidRPr="002A2E7C">
        <w:t xml:space="preserve"> </w:t>
      </w:r>
      <w:sdt>
        <w:sdtPr>
          <w:id w:val="235294515"/>
          <w:citation/>
        </w:sdtPr>
        <w:sdtEndPr/>
        <w:sdtContent>
          <w:r w:rsidR="00422F3E" w:rsidRPr="002A2E7C">
            <w:fldChar w:fldCharType="begin"/>
          </w:r>
          <w:r w:rsidR="00422F3E" w:rsidRPr="002A2E7C">
            <w:instrText xml:space="preserve"> CITATION Han19 \l 1033 </w:instrText>
          </w:r>
          <w:r w:rsidR="00422F3E" w:rsidRPr="002A2E7C">
            <w:fldChar w:fldCharType="separate"/>
          </w:r>
          <w:r w:rsidR="00422F3E" w:rsidRPr="002A2E7C">
            <w:rPr>
              <w:noProof/>
            </w:rPr>
            <w:t>(Hannah-Moffat, 2019)</w:t>
          </w:r>
          <w:r w:rsidR="00422F3E" w:rsidRPr="002A2E7C">
            <w:fldChar w:fldCharType="end"/>
          </w:r>
        </w:sdtContent>
      </w:sdt>
      <w:r w:rsidR="00422F3E" w:rsidRPr="002A2E7C">
        <w:t xml:space="preserve"> </w:t>
      </w:r>
      <w:r w:rsidR="000352D1" w:rsidRPr="002A2E7C">
        <w:t>Critical</w:t>
      </w:r>
      <w:r w:rsidR="005B7131" w:rsidRPr="002A2E7C">
        <w:t xml:space="preserve"> views on information sharing which always part of </w:t>
      </w:r>
      <w:r w:rsidR="000352D1" w:rsidRPr="002A2E7C">
        <w:t xml:space="preserve">risk and risk </w:t>
      </w:r>
      <w:r w:rsidR="00ED21C9" w:rsidRPr="002A2E7C">
        <w:t>invoked</w:t>
      </w:r>
      <w:r w:rsidR="00AE3925" w:rsidRPr="002A2E7C">
        <w:t xml:space="preserve">, criminal justice organization works with IT professional to estimate the misuse of information and threats over the </w:t>
      </w:r>
      <w:r w:rsidR="00C336A8" w:rsidRPr="002A2E7C">
        <w:t xml:space="preserve">Data Analytics &amp; Machine Learning </w:t>
      </w:r>
      <w:r w:rsidR="00AE3925" w:rsidRPr="002A2E7C">
        <w:t xml:space="preserve"> content spreading to other sources without permiss</w:t>
      </w:r>
      <w:r w:rsidR="003B1A48" w:rsidRPr="002A2E7C">
        <w:t>ion is considering legal issues, particularly the criminal justice and information justice works together to overco</w:t>
      </w:r>
      <w:r w:rsidR="00893543" w:rsidRPr="002A2E7C">
        <w:t xml:space="preserve">me the situation and challenges, the use of analytics information considering the main goals and achievement to be able to process the establish information </w:t>
      </w:r>
      <w:r w:rsidR="00E471B0" w:rsidRPr="002A2E7C">
        <w:t xml:space="preserve">into new forms of algorithm governance </w:t>
      </w:r>
      <w:r w:rsidR="00B17E00" w:rsidRPr="002A2E7C">
        <w:t xml:space="preserve">this article explores the big data analytics method over the internet of things sites to process the </w:t>
      </w:r>
      <w:r w:rsidR="00C336A8" w:rsidRPr="002A2E7C">
        <w:t xml:space="preserve">Data Analytics &amp; Machine Learning </w:t>
      </w:r>
      <w:r w:rsidR="00B17E00" w:rsidRPr="002A2E7C">
        <w:t xml:space="preserve"> information in compact form that represent the goals of the organization</w:t>
      </w:r>
      <w:r w:rsidR="002C3435" w:rsidRPr="002A2E7C">
        <w:t xml:space="preserve"> with SVM and naïve bays prediction</w:t>
      </w:r>
      <w:r w:rsidR="00B17E00" w:rsidRPr="002A2E7C">
        <w:t xml:space="preserve">. </w:t>
      </w:r>
      <w:r w:rsidR="002E07B3" w:rsidRPr="002A2E7C">
        <w:t>Informed risk method already in used that integrate the processes information towards the goal, finally the article concluded on big data analytics forms in to achieve the forms usable knowledge to constitute the information activism</w:t>
      </w:r>
      <w:r w:rsidR="00D71003" w:rsidRPr="002A2E7C">
        <w:t xml:space="preserve"> with logistic regression method of data analytics</w:t>
      </w:r>
      <w:r w:rsidR="002E07B3" w:rsidRPr="002A2E7C">
        <w:t xml:space="preserve">, the kind of information activism achieve the alternative risk and risk factors which focused on criminology policy.  </w:t>
      </w:r>
      <w:sdt>
        <w:sdtPr>
          <w:id w:val="1157881931"/>
          <w:citation/>
        </w:sdtPr>
        <w:sdtEndPr/>
        <w:sdtContent>
          <w:r w:rsidR="00F11B94" w:rsidRPr="002A2E7C">
            <w:fldChar w:fldCharType="begin"/>
          </w:r>
          <w:r w:rsidR="00F11B94" w:rsidRPr="002A2E7C">
            <w:instrText xml:space="preserve"> CITATION Fun18 \l 1033 </w:instrText>
          </w:r>
          <w:r w:rsidR="00F11B94" w:rsidRPr="002A2E7C">
            <w:fldChar w:fldCharType="separate"/>
          </w:r>
          <w:r w:rsidR="00F11B94" w:rsidRPr="002A2E7C">
            <w:rPr>
              <w:noProof/>
            </w:rPr>
            <w:t>(Funk, 2018)</w:t>
          </w:r>
          <w:r w:rsidR="00F11B94" w:rsidRPr="002A2E7C">
            <w:fldChar w:fldCharType="end"/>
          </w:r>
        </w:sdtContent>
      </w:sdt>
      <w:r w:rsidR="00F11B94" w:rsidRPr="002A2E7C">
        <w:t xml:space="preserve"> </w:t>
      </w:r>
      <w:r w:rsidR="005301C9" w:rsidRPr="002A2E7C">
        <w:t xml:space="preserve">social media considering the new paradigm of approach that achieve the sustainable outcomes over the paradigm of </w:t>
      </w:r>
      <w:r w:rsidR="00C336A8" w:rsidRPr="002A2E7C">
        <w:t xml:space="preserve">Data Analytics &amp; Machine Learning </w:t>
      </w:r>
      <w:r w:rsidR="005301C9" w:rsidRPr="002A2E7C">
        <w:t xml:space="preserve"> information</w:t>
      </w:r>
      <w:r w:rsidR="009E07E9" w:rsidRPr="002A2E7C">
        <w:t xml:space="preserve">, social media activism and </w:t>
      </w:r>
      <w:r w:rsidR="00C336A8" w:rsidRPr="002A2E7C">
        <w:t xml:space="preserve">Data Analytics &amp; Machine Learning </w:t>
      </w:r>
      <w:r w:rsidR="009E07E9" w:rsidRPr="002A2E7C">
        <w:t xml:space="preserve"> media activism</w:t>
      </w:r>
      <w:r w:rsidR="00D71003" w:rsidRPr="002A2E7C">
        <w:t xml:space="preserve"> now merged into </w:t>
      </w:r>
      <w:r w:rsidR="00D71003" w:rsidRPr="002A2E7C">
        <w:lastRenderedPageBreak/>
        <w:t>one forum by building multinomial naïve bays algorithm</w:t>
      </w:r>
      <w:r w:rsidR="00AB5B1E" w:rsidRPr="002A2E7C">
        <w:t xml:space="preserve"> social media sites used by daily billions of user to share </w:t>
      </w:r>
      <w:r w:rsidR="00D71003" w:rsidRPr="002A2E7C">
        <w:t>with analyzing them to d</w:t>
      </w:r>
      <w:r w:rsidR="00C336A8" w:rsidRPr="002A2E7C">
        <w:t>ata Analytics &amp; Machine Learning</w:t>
      </w:r>
      <w:r w:rsidR="00D71003" w:rsidRPr="002A2E7C">
        <w:t xml:space="preserve"> based method</w:t>
      </w:r>
      <w:r w:rsidR="00C336A8" w:rsidRPr="002A2E7C">
        <w:t xml:space="preserve"> </w:t>
      </w:r>
      <w:r w:rsidR="00AB5B1E" w:rsidRPr="002A2E7C">
        <w:t xml:space="preserve"> c</w:t>
      </w:r>
      <w:r w:rsidR="00C358F9" w:rsidRPr="002A2E7C">
        <w:t xml:space="preserve">ontent and thoughts and opinion, the </w:t>
      </w:r>
      <w:r w:rsidR="00C336A8" w:rsidRPr="002A2E7C">
        <w:t xml:space="preserve">Data Analytics &amp; Machine Learning </w:t>
      </w:r>
      <w:r w:rsidR="00C358F9" w:rsidRPr="002A2E7C">
        <w:t xml:space="preserve"> </w:t>
      </w:r>
      <w:r w:rsidR="00D71003" w:rsidRPr="002A2E7C">
        <w:t xml:space="preserve">approach is </w:t>
      </w:r>
      <w:r w:rsidR="00C358F9" w:rsidRPr="002A2E7C">
        <w:t>nativ</w:t>
      </w:r>
      <w:r w:rsidR="00731BF4" w:rsidRPr="002A2E7C">
        <w:t xml:space="preserve">e to use to social media </w:t>
      </w:r>
      <w:r w:rsidR="00D71003" w:rsidRPr="002A2E7C">
        <w:t>natural</w:t>
      </w:r>
      <w:r w:rsidR="00731BF4" w:rsidRPr="002A2E7C">
        <w:t xml:space="preserve">, </w:t>
      </w:r>
      <w:r w:rsidR="00C336A8" w:rsidRPr="002A2E7C">
        <w:t xml:space="preserve">Data Analytics &amp; Machine Learning </w:t>
      </w:r>
      <w:r w:rsidR="00731BF4" w:rsidRPr="002A2E7C">
        <w:t xml:space="preserve"> activism </w:t>
      </w:r>
      <w:r w:rsidR="002A1BE9" w:rsidRPr="002A2E7C">
        <w:t>identify and predict them by</w:t>
      </w:r>
      <w:r w:rsidR="00731BF4" w:rsidRPr="002A2E7C">
        <w:t xml:space="preserve"> spread </w:t>
      </w:r>
      <w:r w:rsidR="002A1BE9" w:rsidRPr="002A2E7C">
        <w:t xml:space="preserve">of </w:t>
      </w:r>
      <w:r w:rsidR="00CD5B43" w:rsidRPr="002A2E7C">
        <w:t>unauthenticated</w:t>
      </w:r>
      <w:r w:rsidR="00731BF4" w:rsidRPr="002A2E7C">
        <w:t xml:space="preserve"> news over the soci</w:t>
      </w:r>
      <w:r w:rsidR="0097399A" w:rsidRPr="002A2E7C">
        <w:t>al sites considering fake news</w:t>
      </w:r>
      <w:r w:rsidR="002A1BE9" w:rsidRPr="002A2E7C">
        <w:t xml:space="preserve"> by building support vector machine classifier</w:t>
      </w:r>
      <w:r w:rsidR="0097399A" w:rsidRPr="002A2E7C">
        <w:t xml:space="preserve">, the social media verified the content that created over the sites which does not spread any fake content and fake news that causes problematic situation. </w:t>
      </w:r>
      <w:r w:rsidR="00A54B39" w:rsidRPr="002A2E7C">
        <w:t xml:space="preserve">The internet is radically spread the news </w:t>
      </w:r>
      <w:r w:rsidR="00384127" w:rsidRPr="002A2E7C">
        <w:t>that uses the successful platform of domain networks including API layers</w:t>
      </w:r>
      <w:r w:rsidR="002A1BE9" w:rsidRPr="002A2E7C">
        <w:t xml:space="preserve"> of online deep learning analytics algorithm</w:t>
      </w:r>
      <w:r w:rsidR="00384127" w:rsidRPr="002A2E7C">
        <w:t xml:space="preserve">. </w:t>
      </w:r>
      <w:r w:rsidR="003E2A1E" w:rsidRPr="002A2E7C">
        <w:t>Medium speculator get influence on them to verify and validate the mobil</w:t>
      </w:r>
      <w:r w:rsidR="00432680" w:rsidRPr="002A2E7C">
        <w:t xml:space="preserve">ize crowd to gain the attention, </w:t>
      </w:r>
      <w:r w:rsidR="00121341" w:rsidRPr="002A2E7C">
        <w:t>by using the d</w:t>
      </w:r>
      <w:r w:rsidR="00C336A8" w:rsidRPr="002A2E7C">
        <w:t xml:space="preserve">ata Analytics &amp; Machine Learning </w:t>
      </w:r>
      <w:r w:rsidR="00432680" w:rsidRPr="002A2E7C">
        <w:t xml:space="preserve"> activism and the way of activism where hashtag activism </w:t>
      </w:r>
      <w:r w:rsidR="00400257" w:rsidRPr="002A2E7C">
        <w:t xml:space="preserve">meets the </w:t>
      </w:r>
      <w:r w:rsidR="00121341" w:rsidRPr="002A2E7C">
        <w:t>activism</w:t>
      </w:r>
      <w:r w:rsidR="00400257" w:rsidRPr="002A2E7C">
        <w:t xml:space="preserve">. The use of fake news continuously used over the internet which does not verified and updated on the internet. </w:t>
      </w:r>
      <w:r w:rsidR="00682AE5" w:rsidRPr="002A2E7C">
        <w:t>The need of social network sites data analytics that record fake data and real data without knowing the user activity which consid</w:t>
      </w:r>
      <w:r w:rsidR="009B5312" w:rsidRPr="002A2E7C">
        <w:t xml:space="preserve">ering serious crimes and issues, so the issues has been resolved to block and unblock the account for the particular period of time which consider imposing an offensive activity to achieve the great outcome. </w:t>
      </w:r>
      <w:ins w:id="168" w:author="Bryant, Tony" w:date="2022-01-30T09:39:00Z">
        <w:del w:id="169" w:author="hp" w:date="2022-02-01T16:44:00Z">
          <w:r w:rsidR="00896A7A" w:rsidDel="00464F90">
            <w:delText xml:space="preserve">You must improve your writing – this is almost impossible to follow. </w:delText>
          </w:r>
        </w:del>
      </w:ins>
    </w:p>
    <w:p w14:paraId="6C67BEFA" w14:textId="24B68555" w:rsidR="00664C7F" w:rsidRPr="002A2E7C" w:rsidRDefault="0084134D" w:rsidP="004A4D7B">
      <w:pPr>
        <w:spacing w:line="360" w:lineRule="auto"/>
      </w:pPr>
      <w:sdt>
        <w:sdtPr>
          <w:id w:val="-770544291"/>
          <w:citation/>
        </w:sdtPr>
        <w:sdtEndPr/>
        <w:sdtContent>
          <w:r w:rsidR="00664C7F" w:rsidRPr="002A2E7C">
            <w:fldChar w:fldCharType="begin"/>
          </w:r>
          <w:r w:rsidR="00664C7F" w:rsidRPr="002A2E7C">
            <w:instrText xml:space="preserve"> CITATION Bae16 \l 1033 </w:instrText>
          </w:r>
          <w:r w:rsidR="00664C7F" w:rsidRPr="002A2E7C">
            <w:fldChar w:fldCharType="separate"/>
          </w:r>
          <w:r w:rsidR="00664C7F" w:rsidRPr="002A2E7C">
            <w:rPr>
              <w:noProof/>
            </w:rPr>
            <w:t>(Baer, 2016)</w:t>
          </w:r>
          <w:r w:rsidR="00664C7F" w:rsidRPr="002A2E7C">
            <w:fldChar w:fldCharType="end"/>
          </w:r>
        </w:sdtContent>
      </w:sdt>
      <w:r w:rsidR="00664C7F" w:rsidRPr="002A2E7C">
        <w:t xml:space="preserve"> </w:t>
      </w:r>
      <w:r w:rsidR="009F7A52">
        <w:t xml:space="preserve">The </w:t>
      </w:r>
      <w:r w:rsidR="00C85E9D" w:rsidRPr="008146E3">
        <w:rPr>
          <w:color w:val="000000" w:themeColor="text1"/>
        </w:rPr>
        <w:t>propagation</w:t>
      </w:r>
      <w:r w:rsidR="009F7A52" w:rsidRPr="008146E3">
        <w:rPr>
          <w:color w:val="000000" w:themeColor="text1"/>
        </w:rPr>
        <w:t xml:space="preserve"> of fake news and its propagation on social media has become a major concern due to its ability to </w:t>
      </w:r>
      <w:r w:rsidR="008146E3" w:rsidRPr="008146E3">
        <w:rPr>
          <w:color w:val="000000" w:themeColor="text1"/>
        </w:rPr>
        <w:t>make</w:t>
      </w:r>
      <w:r w:rsidR="009F7A52" w:rsidRPr="008146E3">
        <w:rPr>
          <w:color w:val="000000" w:themeColor="text1"/>
        </w:rPr>
        <w:t xml:space="preserve"> </w:t>
      </w:r>
      <w:r w:rsidR="008146E3" w:rsidRPr="008146E3">
        <w:rPr>
          <w:color w:val="000000" w:themeColor="text1"/>
        </w:rPr>
        <w:t>overwhelming</w:t>
      </w:r>
      <w:r w:rsidR="009F7A52" w:rsidRPr="008146E3">
        <w:rPr>
          <w:color w:val="000000" w:themeColor="text1"/>
        </w:rPr>
        <w:t xml:space="preserve"> impacts. </w:t>
      </w:r>
      <w:r w:rsidR="008146E3" w:rsidRPr="008146E3">
        <w:rPr>
          <w:color w:val="000000" w:themeColor="text1"/>
        </w:rPr>
        <w:t>Dissimilar</w:t>
      </w:r>
      <w:r w:rsidR="009F7A52" w:rsidRPr="008146E3">
        <w:rPr>
          <w:color w:val="000000" w:themeColor="text1"/>
        </w:rPr>
        <w:t xml:space="preserve"> </w:t>
      </w:r>
      <w:hyperlink r:id="rId8" w:tooltip="Learn more about machine learning approaches from ScienceDirect's AI-generated Topic Pages" w:history="1">
        <w:r w:rsidR="009F7A52" w:rsidRPr="008146E3">
          <w:rPr>
            <w:rStyle w:val="Hyperlink"/>
            <w:color w:val="000000" w:themeColor="text1"/>
            <w:u w:val="none"/>
          </w:rPr>
          <w:t>machine learning approaches</w:t>
        </w:r>
      </w:hyperlink>
      <w:r w:rsidR="009F7A52" w:rsidRPr="008146E3">
        <w:rPr>
          <w:color w:val="000000" w:themeColor="text1"/>
        </w:rPr>
        <w:t xml:space="preserve"> have been suggested to detect fake news. However, most of those focused on a specific type of news (such as political) which leads us to the question of dataset-bias of the models used. In this research, we conducted a benchmark study to assess the performance of different applicable machine learning approaches </w:t>
      </w:r>
      <w:r w:rsidR="009F7A52">
        <w:t xml:space="preserve">on three different datasets where we accumulated the largest and most diversified one. </w:t>
      </w:r>
      <w:del w:id="170" w:author="hp" w:date="2022-02-01T16:44:00Z">
        <w:r w:rsidR="009F7A52" w:rsidDel="00464F90">
          <w:delText>We explored</w:delText>
        </w:r>
      </w:del>
      <w:ins w:id="171" w:author="Bryant, Tony" w:date="2022-01-30T09:39:00Z">
        <w:del w:id="172" w:author="hp" w:date="2022-02-01T16:44:00Z">
          <w:r w:rsidR="00D560F0" w:rsidDel="00464F90">
            <w:delText xml:space="preserve"> ‘we’ and past tense?</w:delText>
          </w:r>
        </w:del>
      </w:ins>
      <w:del w:id="173" w:author="hp" w:date="2022-02-01T16:44:00Z">
        <w:r w:rsidR="009F7A52" w:rsidDel="00464F90">
          <w:delText xml:space="preserve"> a number of advanced pre-trained language models for fake news detection along with the traditional and deep learning ones and compared their performances from different aspects for the first time to the best of our knowledge. We find that BERT and similar pre-trained models perform the best for fake news detection, especially with very small dataset.</w:delText>
        </w:r>
      </w:del>
      <w:ins w:id="174" w:author="Bryant, Tony" w:date="2022-01-30T09:39:00Z">
        <w:del w:id="175" w:author="hp" w:date="2022-02-01T16:44:00Z">
          <w:r w:rsidR="00D560F0" w:rsidDel="00464F90">
            <w:delText xml:space="preserve"> </w:delText>
          </w:r>
        </w:del>
      </w:ins>
      <w:ins w:id="176" w:author="Bryant, Tony" w:date="2022-01-30T09:40:00Z">
        <w:del w:id="177" w:author="hp" w:date="2022-02-01T16:44:00Z">
          <w:r w:rsidR="00D560F0" w:rsidDel="00464F90">
            <w:delText>Evidence? Who did this?</w:delText>
          </w:r>
        </w:del>
      </w:ins>
      <w:del w:id="178" w:author="hp" w:date="2022-02-01T16:44:00Z">
        <w:r w:rsidR="009F7A52" w:rsidDel="00464F90">
          <w:delText xml:space="preserve"> </w:delText>
        </w:r>
      </w:del>
      <w:r w:rsidR="009F7A52">
        <w:t>Hence, these models are significantly better option for languages with limited electronic contents, i.e., training data. We also carried out several analysis based on the models’ performance, article’s topic, article’s length, and discussed different lessons learned from them. We believe that this benchmark study will help the research community to explore further and news sites/blogs to select the most appropriate fake news detection method.</w:t>
      </w:r>
      <w:r w:rsidR="00DD2517" w:rsidRPr="002A2E7C">
        <w:t xml:space="preserve"> </w:t>
      </w:r>
      <w:r w:rsidR="002F3A2E" w:rsidRPr="002A2E7C">
        <w:t>Various ba</w:t>
      </w:r>
      <w:r w:rsidR="0018777D" w:rsidRPr="002A2E7C">
        <w:t>n</w:t>
      </w:r>
      <w:r w:rsidR="002F3A2E" w:rsidRPr="002A2E7C">
        <w:t>king transaction content secured and under control which uses the private network and does not part of any public domain and public network. Mostly banking sectors</w:t>
      </w:r>
      <w:r w:rsidR="0018777D" w:rsidRPr="002A2E7C">
        <w:t xml:space="preserve"> uses method of d</w:t>
      </w:r>
      <w:r w:rsidR="00C336A8" w:rsidRPr="002A2E7C">
        <w:t xml:space="preserve">ata Analytics &amp; Machine Learning </w:t>
      </w:r>
      <w:r w:rsidR="0018777D" w:rsidRPr="002A2E7C">
        <w:t xml:space="preserve">filter and prediction technique to achieve the customer satisfaction security and reliability. Banking sector facilitate user by mean </w:t>
      </w:r>
      <w:r w:rsidR="0018777D" w:rsidRPr="002A2E7C">
        <w:lastRenderedPageBreak/>
        <w:t>of internet web</w:t>
      </w:r>
      <w:r w:rsidR="002F3A2E" w:rsidRPr="002A2E7C">
        <w:t xml:space="preserve"> content </w:t>
      </w:r>
      <w:r w:rsidR="0018777D" w:rsidRPr="002A2E7C">
        <w:t xml:space="preserve">based application which has been </w:t>
      </w:r>
      <w:r w:rsidR="002F3A2E" w:rsidRPr="002A2E7C">
        <w:t>w</w:t>
      </w:r>
      <w:r w:rsidR="0018777D" w:rsidRPr="002A2E7C">
        <w:t>idely used over the internet that</w:t>
      </w:r>
      <w:r w:rsidR="002F3A2E" w:rsidRPr="002A2E7C">
        <w:t xml:space="preserve"> application uses the mobile application that served by the mobile user, that kind of under control situation including private domain with password authentication framework. </w:t>
      </w:r>
      <w:r w:rsidR="000F7FCD" w:rsidRPr="002A2E7C">
        <w:t>The recent component of redoing the things that happened on priority and achieve the sustainable outcomes</w:t>
      </w:r>
      <w:r w:rsidR="0018777D" w:rsidRPr="002A2E7C">
        <w:t xml:space="preserve"> with data analytics and AI framework. </w:t>
      </w:r>
      <w:r w:rsidR="000F7FCD" w:rsidRPr="002A2E7C">
        <w:t xml:space="preserve"> </w:t>
      </w:r>
    </w:p>
    <w:p w14:paraId="63165C6D" w14:textId="7D7BD5A6" w:rsidR="00980DED" w:rsidRPr="002A2E7C" w:rsidRDefault="0084134D" w:rsidP="00FB2B30">
      <w:pPr>
        <w:spacing w:line="360" w:lineRule="auto"/>
      </w:pPr>
      <w:sdt>
        <w:sdtPr>
          <w:id w:val="1802966836"/>
          <w:citation/>
        </w:sdtPr>
        <w:sdtEndPr/>
        <w:sdtContent>
          <w:r w:rsidR="00AD561F" w:rsidRPr="002A2E7C">
            <w:fldChar w:fldCharType="begin"/>
          </w:r>
          <w:r w:rsidR="00AD561F" w:rsidRPr="002A2E7C">
            <w:instrText xml:space="preserve"> CITATION Dau21 \l 1033 </w:instrText>
          </w:r>
          <w:r w:rsidR="00AD561F" w:rsidRPr="002A2E7C">
            <w:fldChar w:fldCharType="separate"/>
          </w:r>
          <w:r w:rsidR="00AD561F" w:rsidRPr="002A2E7C">
            <w:rPr>
              <w:noProof/>
            </w:rPr>
            <w:t>(Dauvergne, 2021)</w:t>
          </w:r>
          <w:r w:rsidR="00AD561F" w:rsidRPr="002A2E7C">
            <w:fldChar w:fldCharType="end"/>
          </w:r>
        </w:sdtContent>
      </w:sdt>
      <w:r w:rsidR="00AD561F" w:rsidRPr="002A2E7C">
        <w:t xml:space="preserve"> </w:t>
      </w:r>
      <w:r w:rsidR="00557497" w:rsidRPr="002A2E7C">
        <w:t xml:space="preserve">the globalization of artificial intelligence with smart technology of machine learning and deep learning algorithm that used to solves the fake and real news content by using the TFIDF Vectorizer algorithm and support vector machine learning algorithm that recognized and identified the </w:t>
      </w:r>
      <w:r w:rsidR="00C336A8" w:rsidRPr="002A2E7C">
        <w:t xml:space="preserve">Data Analytics &amp; Machine Learning </w:t>
      </w:r>
      <w:r w:rsidR="00557497" w:rsidRPr="002A2E7C">
        <w:t xml:space="preserve"> content and processed the information with some passage of time, various deep learning method used to enable the user to scan the web sites data and identify the politician campaign that uses the various pattern recognition method to obtain the high frequency of results. </w:t>
      </w:r>
      <w:r w:rsidR="000E7F6A" w:rsidRPr="002A2E7C">
        <w:t>By analyzing the data with</w:t>
      </w:r>
      <w:r w:rsidR="00187A62" w:rsidRPr="002A2E7C">
        <w:t xml:space="preserve"> </w:t>
      </w:r>
      <w:r w:rsidR="00C336A8" w:rsidRPr="002A2E7C">
        <w:t>Data Analytics &amp; Machine Learning</w:t>
      </w:r>
      <w:r w:rsidR="000E7F6A" w:rsidRPr="002A2E7C">
        <w:t xml:space="preserve"> algorithm on</w:t>
      </w:r>
      <w:r w:rsidR="00C336A8" w:rsidRPr="002A2E7C">
        <w:t xml:space="preserve"> </w:t>
      </w:r>
      <w:r w:rsidR="00187A62" w:rsidRPr="002A2E7C">
        <w:t xml:space="preserve"> media and social media content which always considering challenging question with some period of time, now the situation under control to optimize the performance and goals of the site visitor and influence of social media sites has been working well that achieve the great outcome. </w:t>
      </w:r>
      <w:r w:rsidR="00C623A0" w:rsidRPr="002A2E7C">
        <w:t xml:space="preserve">Artificial intelligence method going to investigative the spur and wasteful consumption that happening on the internet by using the natural resource extraction, production of electronic waste, and the globalization of information technology and internet of things information available through the wireless sensor nodes and network. </w:t>
      </w:r>
      <w:r w:rsidR="0046054A" w:rsidRPr="002A2E7C">
        <w:t xml:space="preserve">The finding </w:t>
      </w:r>
      <w:r w:rsidR="00CF333A" w:rsidRPr="002A2E7C">
        <w:t>reveals</w:t>
      </w:r>
      <w:r w:rsidR="0046054A" w:rsidRPr="002A2E7C">
        <w:t xml:space="preserve"> that the AI impact over the </w:t>
      </w:r>
      <w:r w:rsidR="00C336A8" w:rsidRPr="002A2E7C">
        <w:t xml:space="preserve">Data Analytics &amp; Machine </w:t>
      </w:r>
      <w:r w:rsidR="000E7F6A" w:rsidRPr="002A2E7C">
        <w:t>Learning user</w:t>
      </w:r>
      <w:r w:rsidR="0046054A" w:rsidRPr="002A2E7C">
        <w:t xml:space="preserve"> pacing with great result. The imposing </w:t>
      </w:r>
      <w:r w:rsidR="00CF333A" w:rsidRPr="002A2E7C">
        <w:t>of big</w:t>
      </w:r>
      <w:r w:rsidR="0046054A" w:rsidRPr="002A2E7C">
        <w:t xml:space="preserve"> data and data analytics has been working very well to present t</w:t>
      </w:r>
      <w:r w:rsidR="000E7F6A" w:rsidRPr="002A2E7C">
        <w:t>he great outcome,</w:t>
      </w:r>
      <w:r w:rsidR="0046054A" w:rsidRPr="002A2E7C">
        <w:t xml:space="preserve"> </w:t>
      </w:r>
      <w:r w:rsidR="000E7F6A" w:rsidRPr="002A2E7C">
        <w:t>d</w:t>
      </w:r>
      <w:r w:rsidR="00BE57AA" w:rsidRPr="002A2E7C">
        <w:t>ata analytics forms to obtain</w:t>
      </w:r>
      <w:r w:rsidR="00EC3F53" w:rsidRPr="002A2E7C">
        <w:t xml:space="preserve"> the great sustainable outcomes. </w:t>
      </w:r>
    </w:p>
    <w:p w14:paraId="6BE4B91B" w14:textId="77777777" w:rsidR="00980DED" w:rsidRPr="002A2E7C" w:rsidRDefault="00980DED" w:rsidP="00980DED"/>
    <w:p w14:paraId="409E3626" w14:textId="77777777" w:rsidR="00980DED" w:rsidRPr="002A2E7C" w:rsidRDefault="00980DED" w:rsidP="00980DED">
      <w:pPr>
        <w:pStyle w:val="Heading1"/>
        <w:rPr>
          <w:rFonts w:ascii="Times New Roman" w:hAnsi="Times New Roman" w:cs="Times New Roman"/>
        </w:rPr>
      </w:pPr>
      <w:bookmarkStart w:id="179" w:name="_Toc94626979"/>
      <w:r w:rsidRPr="002A2E7C">
        <w:rPr>
          <w:rFonts w:ascii="Times New Roman" w:hAnsi="Times New Roman" w:cs="Times New Roman"/>
        </w:rPr>
        <w:t>Proposed Methodology</w:t>
      </w:r>
      <w:bookmarkEnd w:id="179"/>
      <w:r w:rsidRPr="002A2E7C">
        <w:rPr>
          <w:rFonts w:ascii="Times New Roman" w:hAnsi="Times New Roman" w:cs="Times New Roman"/>
        </w:rPr>
        <w:t xml:space="preserve"> </w:t>
      </w:r>
    </w:p>
    <w:p w14:paraId="109014AB" w14:textId="77777777" w:rsidR="009A0C2D" w:rsidRPr="002A2E7C" w:rsidRDefault="009A0C2D" w:rsidP="009A0C2D"/>
    <w:p w14:paraId="027594D4" w14:textId="19FEB532" w:rsidR="009A0C2D" w:rsidRPr="002A2E7C" w:rsidRDefault="0086397B" w:rsidP="00636966">
      <w:pPr>
        <w:spacing w:line="360" w:lineRule="auto"/>
      </w:pPr>
      <w:r w:rsidRPr="002A2E7C">
        <w:t xml:space="preserve">Methodology of this research </w:t>
      </w:r>
      <w:r w:rsidR="00C04173">
        <w:t>Fake news dataset data analytics, this research detect and predict fake and real dataset from the social medial digital sites. Building machine learning models to predict and analyze social media fake dataset and detect the accuracy by deploying various machine learning algorithm naïve bays support vector machine and decision tree, TFIDF Vectorizer, logistic regression.</w:t>
      </w:r>
      <w:r w:rsidR="00183167" w:rsidRPr="002A2E7C">
        <w:t xml:space="preserve"> </w:t>
      </w:r>
      <w:r w:rsidR="004B259B" w:rsidRPr="002A2E7C">
        <w:t>Feminist</w:t>
      </w:r>
      <w:r w:rsidR="00183167" w:rsidRPr="002A2E7C">
        <w:t xml:space="preserve"> sites, </w:t>
      </w:r>
      <w:r w:rsidR="00636966" w:rsidRPr="002A2E7C">
        <w:t>and the</w:t>
      </w:r>
      <w:r w:rsidR="007D3410" w:rsidRPr="002A2E7C">
        <w:t xml:space="preserve"> investigation of </w:t>
      </w:r>
      <w:r w:rsidR="00C336A8" w:rsidRPr="002A2E7C">
        <w:t xml:space="preserve">Data Analytics &amp; Machine </w:t>
      </w:r>
      <w:r w:rsidR="004B259B" w:rsidRPr="002A2E7C">
        <w:lastRenderedPageBreak/>
        <w:t>Learning activism</w:t>
      </w:r>
      <w:r w:rsidR="007D3410" w:rsidRPr="002A2E7C">
        <w:t xml:space="preserve"> has been investigated in literature review section.</w:t>
      </w:r>
      <w:r w:rsidR="00BB7C40">
        <w:t xml:space="preserve"> </w:t>
      </w:r>
      <w:del w:id="180" w:author="hp" w:date="2022-02-01T16:36:00Z">
        <w:r w:rsidR="00BB7C40" w:rsidDel="00DE03F8">
          <w:delText xml:space="preserve">Feminist sites have not been referred to, and the </w:delText>
        </w:r>
        <w:r w:rsidR="00E479CA" w:rsidDel="00DE03F8">
          <w:delText>DA&amp;ML discussion is not clear and lacking in critical analysis</w:delText>
        </w:r>
        <w:r w:rsidR="005A49AD" w:rsidRPr="002A2E7C" w:rsidDel="00DE03F8">
          <w:delText xml:space="preserve"> </w:delText>
        </w:r>
      </w:del>
      <w:r w:rsidR="005A49AD" w:rsidRPr="002A2E7C">
        <w:t xml:space="preserve">The method of data analytics by mean of </w:t>
      </w:r>
      <w:r w:rsidR="00BD6F68" w:rsidRPr="002A2E7C">
        <w:t>neural network deep learning and machine learning</w:t>
      </w:r>
      <w:r w:rsidR="005A49AD" w:rsidRPr="002A2E7C">
        <w:t xml:space="preserve"> algorithm which essentially part of </w:t>
      </w:r>
      <w:r w:rsidR="00BD6F68" w:rsidRPr="002A2E7C">
        <w:t>data analytics and artificial intelligence</w:t>
      </w:r>
      <w:r w:rsidR="005A49AD" w:rsidRPr="002A2E7C">
        <w:t xml:space="preserve"> algorithm. </w:t>
      </w:r>
      <w:r w:rsidR="00C336A8" w:rsidRPr="002A2E7C">
        <w:t xml:space="preserve">Data Analytics &amp; Machine </w:t>
      </w:r>
      <w:r w:rsidR="00F20300" w:rsidRPr="002A2E7C">
        <w:t>Learning algorithm</w:t>
      </w:r>
      <w:r w:rsidR="00BD6F68" w:rsidRPr="002A2E7C">
        <w:t xml:space="preserve"> actively works on digital </w:t>
      </w:r>
      <w:r w:rsidR="00017EE8" w:rsidRPr="002A2E7C">
        <w:t xml:space="preserve">activism used to collect the online campaign and also used to introduce the information sharing. </w:t>
      </w:r>
      <w:r w:rsidR="00BA5294" w:rsidRPr="002A2E7C">
        <w:t xml:space="preserve">The use of </w:t>
      </w:r>
      <w:r w:rsidR="00D81168">
        <w:t xml:space="preserve">fake news </w:t>
      </w:r>
      <w:r w:rsidR="00BA5294" w:rsidRPr="002A2E7C">
        <w:t xml:space="preserve">social networking sites has been working very fine to achieve the great obtainability with great confidence. </w:t>
      </w:r>
      <w:r w:rsidR="00DF18F2" w:rsidRPr="002A2E7C">
        <w:t xml:space="preserve">The impact of artificial intelligence model has been widely used to investigate the proposed strategies model. </w:t>
      </w:r>
      <w:r w:rsidR="003A0BE0" w:rsidRPr="002A2E7C">
        <w:t xml:space="preserve">To process the research data collected from the big data sources provider laser scan schemes proposed with Gaussian dynamic time ramp, machine learning method used to obtain the outcomes of dataset, performance of proposed methodology evaluated through the existing research. </w:t>
      </w:r>
    </w:p>
    <w:p w14:paraId="4D73F195" w14:textId="033ED06D" w:rsidR="00D54935" w:rsidRDefault="002416D1" w:rsidP="00636966">
      <w:pPr>
        <w:spacing w:line="360" w:lineRule="auto"/>
        <w:rPr>
          <w:ins w:id="181" w:author="hp" w:date="2022-02-01T16:44:00Z"/>
        </w:rPr>
      </w:pPr>
      <w:r>
        <w:t>Fake News dataset d</w:t>
      </w:r>
      <w:r w:rsidR="00D54935" w:rsidRPr="002A2E7C">
        <w:t xml:space="preserve">ata Analytics algorithm: </w:t>
      </w:r>
      <w:ins w:id="182" w:author="Bryant, Tony" w:date="2022-01-30T09:41:00Z">
        <w:del w:id="183" w:author="hp" w:date="2022-02-01T16:44:00Z">
          <w:r w:rsidR="00E479CA" w:rsidDel="00054334">
            <w:delText>explanation of these i</w:delText>
          </w:r>
        </w:del>
      </w:ins>
      <w:ins w:id="184" w:author="Bryant, Tony" w:date="2022-01-30T09:42:00Z">
        <w:del w:id="185" w:author="hp" w:date="2022-02-01T16:44:00Z">
          <w:r w:rsidR="00E479CA" w:rsidDel="00054334">
            <w:delText xml:space="preserve">s needed </w:delText>
          </w:r>
          <w:r w:rsidR="005377EB" w:rsidDel="00054334">
            <w:delText>– will you use all of these?</w:delText>
          </w:r>
        </w:del>
      </w:ins>
      <w:ins w:id="186" w:author="hp" w:date="2022-02-01T16:44:00Z">
        <w:r w:rsidR="00054334">
          <w:t xml:space="preserve"> </w:t>
        </w:r>
      </w:ins>
    </w:p>
    <w:p w14:paraId="1BCE8F43" w14:textId="11902B96" w:rsidR="00054334" w:rsidRPr="00054334" w:rsidRDefault="00054334" w:rsidP="00636966">
      <w:pPr>
        <w:spacing w:line="360" w:lineRule="auto"/>
        <w:rPr>
          <w:rPrChange w:id="187" w:author="hp" w:date="2022-02-01T16:45:00Z">
            <w:rPr/>
          </w:rPrChange>
        </w:rPr>
      </w:pPr>
      <w:ins w:id="188" w:author="hp" w:date="2022-02-01T16:44:00Z">
        <w:r w:rsidRPr="00054334">
          <w:t xml:space="preserve">This research is going to deploy all of </w:t>
        </w:r>
      </w:ins>
      <w:ins w:id="189" w:author="hp" w:date="2022-02-01T16:45:00Z">
        <w:r w:rsidRPr="00365925">
          <w:t>the</w:t>
        </w:r>
      </w:ins>
      <w:ins w:id="190" w:author="hp" w:date="2022-02-01T16:44:00Z">
        <w:r w:rsidRPr="00365925">
          <w:t xml:space="preserve"> </w:t>
        </w:r>
      </w:ins>
      <w:ins w:id="191" w:author="hp" w:date="2022-02-01T16:45:00Z">
        <w:r w:rsidRPr="0068498F">
          <w:t xml:space="preserve">following </w:t>
        </w:r>
        <w:r w:rsidRPr="00054334">
          <w:rPr>
            <w:rPrChange w:id="192" w:author="hp" w:date="2022-02-01T16:45:00Z">
              <w:rPr/>
            </w:rPrChange>
          </w:rPr>
          <w:t xml:space="preserve">machine learning algorithm as mentioned below </w:t>
        </w:r>
      </w:ins>
    </w:p>
    <w:p w14:paraId="5F7CDAAA" w14:textId="7E97C817" w:rsidR="0015614B" w:rsidRPr="002A2E7C" w:rsidRDefault="002416D1" w:rsidP="0015614B">
      <w:pPr>
        <w:pStyle w:val="ListParagraph"/>
        <w:numPr>
          <w:ilvl w:val="0"/>
          <w:numId w:val="10"/>
        </w:numPr>
        <w:spacing w:line="360" w:lineRule="auto"/>
      </w:pPr>
      <w:r>
        <w:t xml:space="preserve">TFIDF Vectorizer  </w:t>
      </w:r>
    </w:p>
    <w:p w14:paraId="63A15ABE" w14:textId="1FB707D3" w:rsidR="0015614B" w:rsidRPr="002A2E7C" w:rsidRDefault="0015614B" w:rsidP="0015614B">
      <w:pPr>
        <w:pStyle w:val="ListParagraph"/>
        <w:numPr>
          <w:ilvl w:val="0"/>
          <w:numId w:val="10"/>
        </w:numPr>
        <w:spacing w:line="360" w:lineRule="auto"/>
      </w:pPr>
      <w:r w:rsidRPr="002A2E7C">
        <w:t>Neural Network Approach</w:t>
      </w:r>
    </w:p>
    <w:p w14:paraId="402327B4" w14:textId="624F4918" w:rsidR="0015614B" w:rsidRPr="002A2E7C" w:rsidRDefault="0015614B" w:rsidP="0015614B">
      <w:pPr>
        <w:pStyle w:val="ListParagraph"/>
        <w:numPr>
          <w:ilvl w:val="0"/>
          <w:numId w:val="10"/>
        </w:numPr>
        <w:spacing w:line="360" w:lineRule="auto"/>
      </w:pPr>
      <w:r w:rsidRPr="002A2E7C">
        <w:t>Support Vector Machine Classifier</w:t>
      </w:r>
    </w:p>
    <w:p w14:paraId="602764B4" w14:textId="31CC95D1" w:rsidR="0015614B" w:rsidRPr="002A2E7C" w:rsidRDefault="0015614B" w:rsidP="0015614B">
      <w:pPr>
        <w:pStyle w:val="ListParagraph"/>
        <w:numPr>
          <w:ilvl w:val="0"/>
          <w:numId w:val="10"/>
        </w:numPr>
        <w:spacing w:line="360" w:lineRule="auto"/>
      </w:pPr>
      <w:r w:rsidRPr="002A2E7C">
        <w:t>Naïve Bays classifier</w:t>
      </w:r>
    </w:p>
    <w:p w14:paraId="3404A8CD" w14:textId="109C487F" w:rsidR="0015614B" w:rsidRPr="002A2E7C" w:rsidRDefault="0015614B" w:rsidP="0015614B">
      <w:pPr>
        <w:pStyle w:val="ListParagraph"/>
        <w:numPr>
          <w:ilvl w:val="0"/>
          <w:numId w:val="10"/>
        </w:numPr>
        <w:spacing w:line="360" w:lineRule="auto"/>
      </w:pPr>
      <w:r w:rsidRPr="002A2E7C">
        <w:t xml:space="preserve">Logistic Regression method </w:t>
      </w:r>
    </w:p>
    <w:p w14:paraId="73DB3F09" w14:textId="77777777" w:rsidR="00EA725E" w:rsidRPr="002A2E7C" w:rsidRDefault="00EA725E" w:rsidP="00EA725E">
      <w:pPr>
        <w:pStyle w:val="Heading2"/>
        <w:rPr>
          <w:rFonts w:ascii="Times New Roman" w:hAnsi="Times New Roman" w:cs="Times New Roman"/>
        </w:rPr>
      </w:pPr>
      <w:bookmarkStart w:id="193" w:name="_Toc94626980"/>
      <w:r w:rsidRPr="002A2E7C">
        <w:rPr>
          <w:rFonts w:ascii="Times New Roman" w:hAnsi="Times New Roman" w:cs="Times New Roman"/>
        </w:rPr>
        <w:t>Method of Data Analytics</w:t>
      </w:r>
      <w:bookmarkEnd w:id="193"/>
      <w:r w:rsidRPr="002A2E7C">
        <w:rPr>
          <w:rFonts w:ascii="Times New Roman" w:hAnsi="Times New Roman" w:cs="Times New Roman"/>
        </w:rPr>
        <w:t xml:space="preserve"> </w:t>
      </w:r>
    </w:p>
    <w:p w14:paraId="3D0E3B0D" w14:textId="77777777" w:rsidR="00EA725E" w:rsidRPr="002A2E7C" w:rsidRDefault="00EA725E" w:rsidP="00EA725E"/>
    <w:p w14:paraId="65FC3929" w14:textId="6F4E5CFB" w:rsidR="00EA725E" w:rsidRPr="002A2E7C" w:rsidRDefault="0084134D" w:rsidP="008E1722">
      <w:pPr>
        <w:spacing w:line="360" w:lineRule="auto"/>
      </w:pPr>
      <w:sdt>
        <w:sdtPr>
          <w:id w:val="-1498492148"/>
          <w:citation/>
        </w:sdtPr>
        <w:sdtEndPr/>
        <w:sdtContent>
          <w:r w:rsidR="00852BCB" w:rsidRPr="002A2E7C">
            <w:fldChar w:fldCharType="begin"/>
          </w:r>
          <w:r w:rsidR="00852BCB" w:rsidRPr="002A2E7C">
            <w:instrText xml:space="preserve"> CITATION Niu21 \l 1033 </w:instrText>
          </w:r>
          <w:r w:rsidR="00852BCB" w:rsidRPr="002A2E7C">
            <w:fldChar w:fldCharType="separate"/>
          </w:r>
          <w:r w:rsidR="00852BCB" w:rsidRPr="002A2E7C">
            <w:rPr>
              <w:noProof/>
            </w:rPr>
            <w:t>(Niu, 2021)</w:t>
          </w:r>
          <w:r w:rsidR="00852BCB" w:rsidRPr="002A2E7C">
            <w:fldChar w:fldCharType="end"/>
          </w:r>
        </w:sdtContent>
      </w:sdt>
      <w:r w:rsidR="00852BCB" w:rsidRPr="002A2E7C">
        <w:t xml:space="preserve"> </w:t>
      </w:r>
      <w:r w:rsidR="008E1722" w:rsidRPr="002A2E7C">
        <w:t>Method</w:t>
      </w:r>
      <w:r w:rsidR="009103F5" w:rsidRPr="002A2E7C">
        <w:t xml:space="preserve"> of data analytics used to verify and validate the dataset of the organization by means of </w:t>
      </w:r>
      <w:r w:rsidR="00C336A8" w:rsidRPr="002A2E7C">
        <w:t xml:space="preserve">Data Analytics &amp; Machine </w:t>
      </w:r>
      <w:r w:rsidR="008A3452" w:rsidRPr="002A2E7C">
        <w:t>Learning content</w:t>
      </w:r>
      <w:r w:rsidR="009103F5" w:rsidRPr="002A2E7C">
        <w:t xml:space="preserve"> that available on</w:t>
      </w:r>
      <w:r w:rsidR="008A3452" w:rsidRPr="002A2E7C">
        <w:t xml:space="preserve"> Kaggle and Github repository networking</w:t>
      </w:r>
      <w:r w:rsidR="009103F5" w:rsidRPr="002A2E7C">
        <w:t xml:space="preserve"> site. </w:t>
      </w:r>
      <w:r w:rsidR="00C71B53" w:rsidRPr="002A2E7C">
        <w:t xml:space="preserve">Optimize big data to present the data analytics by using the datasets. </w:t>
      </w:r>
    </w:p>
    <w:p w14:paraId="2E61F58A" w14:textId="77777777" w:rsidR="00562FF9" w:rsidRPr="002A2E7C" w:rsidRDefault="00562FF9" w:rsidP="00562FF9">
      <w:pPr>
        <w:pStyle w:val="Heading2"/>
        <w:rPr>
          <w:rFonts w:ascii="Times New Roman" w:hAnsi="Times New Roman" w:cs="Times New Roman"/>
        </w:rPr>
      </w:pPr>
      <w:bookmarkStart w:id="194" w:name="_Toc94626981"/>
      <w:r w:rsidRPr="002A2E7C">
        <w:rPr>
          <w:rFonts w:ascii="Times New Roman" w:hAnsi="Times New Roman" w:cs="Times New Roman"/>
        </w:rPr>
        <w:t>Data Gathering Method</w:t>
      </w:r>
      <w:bookmarkEnd w:id="194"/>
    </w:p>
    <w:p w14:paraId="7F15817A" w14:textId="77777777" w:rsidR="00A35E8D" w:rsidRPr="002A2E7C" w:rsidRDefault="00A35E8D" w:rsidP="00A35E8D"/>
    <w:p w14:paraId="7715170F" w14:textId="2D8F224C" w:rsidR="00A35E8D" w:rsidRPr="002A2E7C" w:rsidRDefault="000B3749" w:rsidP="005A49AD">
      <w:pPr>
        <w:pStyle w:val="ListParagraph"/>
        <w:numPr>
          <w:ilvl w:val="0"/>
          <w:numId w:val="3"/>
        </w:numPr>
        <w:spacing w:line="360" w:lineRule="auto"/>
      </w:pPr>
      <w:r>
        <w:t xml:space="preserve">Primary dataset of fake news social networking sites </w:t>
      </w:r>
      <w:r w:rsidR="00A35E8D" w:rsidRPr="002A2E7C">
        <w:t xml:space="preserve">has been collected from Github and Kaggle repository to analyze the social </w:t>
      </w:r>
      <w:r w:rsidR="00084585" w:rsidRPr="002A2E7C">
        <w:t xml:space="preserve">sites by using the </w:t>
      </w:r>
      <w:r w:rsidR="00C336A8" w:rsidRPr="002A2E7C">
        <w:t xml:space="preserve">Data Analytics &amp; Machine </w:t>
      </w:r>
      <w:r w:rsidR="00C336A8" w:rsidRPr="002A2E7C">
        <w:lastRenderedPageBreak/>
        <w:t xml:space="preserve">Learning </w:t>
      </w:r>
      <w:r w:rsidR="00084585" w:rsidRPr="002A2E7C">
        <w:t xml:space="preserve">approach. </w:t>
      </w:r>
      <w:r w:rsidR="00A35E8D" w:rsidRPr="002A2E7C">
        <w:t xml:space="preserve"> </w:t>
      </w:r>
      <w:ins w:id="195" w:author="Bryant, Tony" w:date="2022-01-30T09:42:00Z">
        <w:del w:id="196" w:author="hp" w:date="2022-02-01T16:47:00Z">
          <w:r w:rsidR="005377EB" w:rsidDel="00BA5159">
            <w:delText xml:space="preserve">More needed about this data – what is it? What is its provenance? </w:delText>
          </w:r>
          <w:r w:rsidR="00E4215E" w:rsidDel="00BA5159">
            <w:delText>What will be used for?</w:delText>
          </w:r>
        </w:del>
      </w:ins>
      <w:ins w:id="197" w:author="hp" w:date="2022-02-01T16:47:00Z">
        <w:r w:rsidR="00BA5159">
          <w:t xml:space="preserve"> </w:t>
        </w:r>
      </w:ins>
      <w:ins w:id="198" w:author="hp" w:date="2022-02-01T16:49:00Z">
        <w:r w:rsidR="000828CD">
          <w:t xml:space="preserve">Social Network Fake account dataset which </w:t>
        </w:r>
        <w:r w:rsidR="008D05C9">
          <w:t xml:space="preserve">is part of Kaggle repository, </w:t>
        </w:r>
      </w:ins>
      <w:ins w:id="199" w:author="hp" w:date="2022-02-01T16:50:00Z">
        <w:r w:rsidR="008D05C9">
          <w:t>which</w:t>
        </w:r>
      </w:ins>
      <w:ins w:id="200" w:author="hp" w:date="2022-02-01T16:49:00Z">
        <w:r w:rsidR="008D05C9">
          <w:t xml:space="preserve"> </w:t>
        </w:r>
      </w:ins>
      <w:ins w:id="201" w:author="hp" w:date="2022-02-01T16:50:00Z">
        <w:r w:rsidR="008D05C9">
          <w:t xml:space="preserve">contains fake account excel csv file. </w:t>
        </w:r>
      </w:ins>
    </w:p>
    <w:p w14:paraId="7F229075" w14:textId="459C05C6" w:rsidR="00A35E8D" w:rsidRPr="002A2E7C" w:rsidRDefault="00A35E8D" w:rsidP="005A49AD">
      <w:pPr>
        <w:pStyle w:val="ListParagraph"/>
        <w:numPr>
          <w:ilvl w:val="0"/>
          <w:numId w:val="3"/>
        </w:numPr>
        <w:spacing w:line="360" w:lineRule="auto"/>
      </w:pPr>
      <w:r w:rsidRPr="002A2E7C">
        <w:t xml:space="preserve">Secondary data has been collected </w:t>
      </w:r>
      <w:r w:rsidR="005A49AD" w:rsidRPr="002A2E7C">
        <w:t xml:space="preserve">from published journal articles, peer review journal, IEEE sites, ACM library, and MDPI research. </w:t>
      </w:r>
      <w:ins w:id="202" w:author="hp" w:date="2022-02-01T16:48:00Z">
        <w:r w:rsidR="00BA5159">
          <w:t xml:space="preserve">IEEE Xplore sites contains of reputed journal site which used for computer science &amp; IT research secondary data. </w:t>
        </w:r>
      </w:ins>
      <w:ins w:id="203" w:author="Bryant, Tony" w:date="2022-01-30T09:42:00Z">
        <w:del w:id="204" w:author="hp" w:date="2022-02-01T16:48:00Z">
          <w:r w:rsidR="00E4215E" w:rsidDel="00BA5159">
            <w:delText>Will be collected – give details</w:delText>
          </w:r>
        </w:del>
      </w:ins>
      <w:ins w:id="205" w:author="Bryant, Tony" w:date="2022-01-30T09:43:00Z">
        <w:del w:id="206" w:author="hp" w:date="2022-02-01T16:48:00Z">
          <w:r w:rsidR="00E4215E" w:rsidDel="00BA5159">
            <w:delText xml:space="preserve"> of some of these sources</w:delText>
          </w:r>
        </w:del>
      </w:ins>
      <w:ins w:id="207" w:author="Bryant, Tony" w:date="2022-01-30T09:42:00Z">
        <w:del w:id="208" w:author="hp" w:date="2022-02-01T16:48:00Z">
          <w:r w:rsidR="00E4215E" w:rsidDel="00BA5159">
            <w:delText xml:space="preserve"> </w:delText>
          </w:r>
        </w:del>
      </w:ins>
      <w:ins w:id="209" w:author="hp" w:date="2022-02-01T16:48:00Z">
        <w:r w:rsidR="00BA5159">
          <w:t xml:space="preserve"> </w:t>
        </w:r>
      </w:ins>
    </w:p>
    <w:p w14:paraId="0FEC2808" w14:textId="77777777" w:rsidR="00562FF9" w:rsidRPr="002A2E7C" w:rsidRDefault="00562FF9" w:rsidP="00562FF9">
      <w:pPr>
        <w:pStyle w:val="Heading1"/>
        <w:rPr>
          <w:rFonts w:ascii="Times New Roman" w:hAnsi="Times New Roman" w:cs="Times New Roman"/>
        </w:rPr>
      </w:pPr>
      <w:bookmarkStart w:id="210" w:name="_Toc94626982"/>
      <w:r w:rsidRPr="002A2E7C">
        <w:rPr>
          <w:rFonts w:ascii="Times New Roman" w:hAnsi="Times New Roman" w:cs="Times New Roman"/>
        </w:rPr>
        <w:t>Data Analysis Method</w:t>
      </w:r>
      <w:bookmarkEnd w:id="210"/>
      <w:r w:rsidRPr="002A2E7C">
        <w:rPr>
          <w:rFonts w:ascii="Times New Roman" w:hAnsi="Times New Roman" w:cs="Times New Roman"/>
        </w:rPr>
        <w:t xml:space="preserve"> </w:t>
      </w:r>
    </w:p>
    <w:p w14:paraId="71C862FE" w14:textId="77777777" w:rsidR="003A0BE0" w:rsidRPr="002A2E7C" w:rsidRDefault="003A0BE0" w:rsidP="003A0BE0"/>
    <w:p w14:paraId="7C6C335C" w14:textId="6DFF44B3" w:rsidR="00B61D92" w:rsidRPr="00DF2CE4" w:rsidRDefault="00B61D92" w:rsidP="00B61D92">
      <w:pPr>
        <w:spacing w:after="0" w:line="360" w:lineRule="auto"/>
        <w:rPr>
          <w:rFonts w:eastAsia="Times New Roman"/>
          <w:szCs w:val="24"/>
        </w:rPr>
      </w:pPr>
      <w:r w:rsidRPr="00DF2CE4">
        <w:rPr>
          <w:rFonts w:eastAsia="Times New Roman"/>
          <w:szCs w:val="24"/>
        </w:rPr>
        <w:t xml:space="preserve">This </w:t>
      </w:r>
      <w:r>
        <w:rPr>
          <w:rFonts w:eastAsia="Times New Roman"/>
          <w:szCs w:val="24"/>
        </w:rPr>
        <w:t>research</w:t>
      </w:r>
      <w:r w:rsidRPr="00DF2CE4">
        <w:rPr>
          <w:rFonts w:eastAsia="Times New Roman"/>
          <w:szCs w:val="24"/>
        </w:rPr>
        <w:t xml:space="preserve"> proposes models of machine learning that can successfully detect fake </w:t>
      </w:r>
      <w:ins w:id="211" w:author="hp" w:date="2022-02-01T16:51:00Z">
        <w:r w:rsidR="00365925">
          <w:rPr>
            <w:rFonts w:eastAsia="Times New Roman"/>
            <w:szCs w:val="24"/>
          </w:rPr>
          <w:t>account dataset which formally part of Kaggle repository based on excel csv file dataset.</w:t>
        </w:r>
      </w:ins>
      <w:del w:id="212" w:author="hp" w:date="2022-02-01T16:51:00Z">
        <w:r w:rsidRPr="00DF2CE4" w:rsidDel="00365925">
          <w:rPr>
            <w:rFonts w:eastAsia="Times New Roman"/>
            <w:szCs w:val="24"/>
          </w:rPr>
          <w:delText>news</w:delText>
        </w:r>
      </w:del>
      <w:r w:rsidRPr="00DF2CE4">
        <w:rPr>
          <w:rFonts w:eastAsia="Times New Roman"/>
          <w:szCs w:val="24"/>
        </w:rPr>
        <w:t>. These models identify which news is real or fake and specify the accuracy of said news, even in a complex environment. Afterward data-preprocessing and examination, we applied three machine learning models; random forest classifier, logistic regression, and term frequency-inverse document frequency (TF-IDF) Vectorizer</w:t>
      </w:r>
      <w:ins w:id="213" w:author="hp" w:date="2022-02-01T16:51:00Z">
        <w:r w:rsidR="00993CF1">
          <w:rPr>
            <w:rFonts w:eastAsia="Times New Roman"/>
            <w:szCs w:val="24"/>
          </w:rPr>
          <w:t xml:space="preserve"> for fake account text classification method </w:t>
        </w:r>
      </w:ins>
      <w:ins w:id="214" w:author="hp" w:date="2022-02-01T16:52:00Z">
        <w:r w:rsidR="00993CF1">
          <w:rPr>
            <w:rFonts w:eastAsia="Times New Roman"/>
            <w:szCs w:val="24"/>
          </w:rPr>
          <w:t>which</w:t>
        </w:r>
      </w:ins>
      <w:ins w:id="215" w:author="hp" w:date="2022-02-01T16:51:00Z">
        <w:r w:rsidR="00993CF1">
          <w:rPr>
            <w:rFonts w:eastAsia="Times New Roman"/>
            <w:szCs w:val="24"/>
          </w:rPr>
          <w:t xml:space="preserve"> </w:t>
        </w:r>
      </w:ins>
      <w:ins w:id="216" w:author="hp" w:date="2022-02-01T16:52:00Z">
        <w:r w:rsidR="00993CF1">
          <w:rPr>
            <w:rFonts w:eastAsia="Times New Roman"/>
            <w:szCs w:val="24"/>
          </w:rPr>
          <w:t xml:space="preserve">convert the string text into the numeric binary format and display the outcomes in the form of fake and real account data. </w:t>
        </w:r>
      </w:ins>
      <w:ins w:id="217" w:author="Bryant, Tony" w:date="2022-01-30T09:43:00Z">
        <w:del w:id="218" w:author="hp" w:date="2022-02-01T16:51:00Z">
          <w:r w:rsidR="00332A66" w:rsidDel="00993CF1">
            <w:rPr>
              <w:rFonts w:eastAsia="Times New Roman"/>
              <w:szCs w:val="24"/>
            </w:rPr>
            <w:delText xml:space="preserve"> where are the results of this?</w:delText>
          </w:r>
        </w:del>
      </w:ins>
      <w:del w:id="219" w:author="hp" w:date="2022-02-01T16:51:00Z">
        <w:r w:rsidRPr="00DF2CE4" w:rsidDel="00993CF1">
          <w:rPr>
            <w:rFonts w:eastAsia="Times New Roman"/>
            <w:szCs w:val="24"/>
          </w:rPr>
          <w:delText xml:space="preserve">. </w:delText>
        </w:r>
      </w:del>
      <w:r w:rsidRPr="00DF2CE4">
        <w:rPr>
          <w:rFonts w:eastAsia="Times New Roman"/>
          <w:szCs w:val="24"/>
        </w:rPr>
        <w:t>The correctness of the TFIDF Vectorizer, logistic regression, random forest classifier, and decision tree classifier models was approximately 99.52%, 98.63%, 99.63%, and 99.68%, correspondingly. Machine learning models can be considered a great choice to find reality-based results and applied to other unstructured data for various sentiment analysis applications.</w:t>
      </w:r>
      <w:ins w:id="220" w:author="Bryant, Tony" w:date="2022-01-30T09:44:00Z">
        <w:r w:rsidR="00332A66">
          <w:rPr>
            <w:rFonts w:eastAsia="Times New Roman"/>
            <w:szCs w:val="24"/>
          </w:rPr>
          <w:t xml:space="preserve"> </w:t>
        </w:r>
        <w:del w:id="221" w:author="hp" w:date="2022-02-01T16:52:00Z">
          <w:r w:rsidR="00332A66" w:rsidDel="005A0CEF">
            <w:rPr>
              <w:rFonts w:eastAsia="Times New Roman"/>
              <w:szCs w:val="24"/>
            </w:rPr>
            <w:delText>Have you actually done this? If so it is important that you give details – if you have not then what are you arguing here?</w:delText>
          </w:r>
        </w:del>
      </w:ins>
    </w:p>
    <w:p w14:paraId="46652FC5" w14:textId="25000745" w:rsidR="006B0E2A" w:rsidRPr="002A2E7C" w:rsidRDefault="003A0BE0" w:rsidP="006B0E2A">
      <w:pPr>
        <w:spacing w:line="360" w:lineRule="auto"/>
      </w:pPr>
      <w:r w:rsidRPr="002A2E7C">
        <w:t xml:space="preserve">Data analysis method has been proposed, literature conducting to review the various articles that investigate the different protocol </w:t>
      </w:r>
      <w:r w:rsidR="00952214" w:rsidRPr="002A2E7C">
        <w:t xml:space="preserve">offering protocol framework, health activism social activism proposed to implicate the outcomes in sense of </w:t>
      </w:r>
      <w:r w:rsidR="00C336A8" w:rsidRPr="002A2E7C">
        <w:t xml:space="preserve">Data Analytics &amp; Machine Learning </w:t>
      </w:r>
      <w:r w:rsidR="00952214" w:rsidRPr="002A2E7C">
        <w:t xml:space="preserve"> information sharing over the internet, by means of internet sharing over the </w:t>
      </w:r>
      <w:r w:rsidR="00C336A8" w:rsidRPr="002A2E7C">
        <w:t xml:space="preserve">Data Analytics &amp; Machine Learning </w:t>
      </w:r>
      <w:r w:rsidR="00952214" w:rsidRPr="002A2E7C">
        <w:t xml:space="preserve"> content has been deeply concerned to share the domain knowledge and expert knowledge with verification and validation method. </w:t>
      </w:r>
      <w:r w:rsidR="00C31893" w:rsidRPr="002A2E7C">
        <w:t xml:space="preserve">The use of social science and </w:t>
      </w:r>
      <w:r w:rsidR="00C336A8" w:rsidRPr="002A2E7C">
        <w:t xml:space="preserve">Data Analytics &amp; Machine </w:t>
      </w:r>
      <w:r w:rsidR="009B62FE" w:rsidRPr="002A2E7C">
        <w:t>Learning science</w:t>
      </w:r>
      <w:r w:rsidR="00C31893" w:rsidRPr="002A2E7C">
        <w:t xml:space="preserve"> combine the information technology network and process the content of analyzed method. </w:t>
      </w:r>
      <w:r w:rsidR="00DB7D7D" w:rsidRPr="002A2E7C">
        <w:t xml:space="preserve">The role of </w:t>
      </w:r>
      <w:r w:rsidR="00C336A8" w:rsidRPr="002A2E7C">
        <w:t xml:space="preserve">Data Analytics &amp; Machine </w:t>
      </w:r>
      <w:r w:rsidR="009B62FE" w:rsidRPr="002A2E7C">
        <w:t>Learning content</w:t>
      </w:r>
      <w:r w:rsidR="00DB7D7D" w:rsidRPr="002A2E7C">
        <w:t xml:space="preserve"> and </w:t>
      </w:r>
      <w:r w:rsidR="009B62FE" w:rsidRPr="002A2E7C">
        <w:t>use of naïve bays classifier and support vector machine classifier medial</w:t>
      </w:r>
      <w:r w:rsidR="00DB7D7D" w:rsidRPr="002A2E7C">
        <w:t xml:space="preserve"> influencer works together to meet the various </w:t>
      </w:r>
      <w:r w:rsidR="004205EA" w:rsidRPr="002A2E7C">
        <w:t xml:space="preserve">challenges. </w:t>
      </w:r>
      <w:r w:rsidR="0074783E" w:rsidRPr="002A2E7C">
        <w:t xml:space="preserve">The approach of data modelling has been achieve the great result with great efficiency. </w:t>
      </w:r>
      <w:r w:rsidR="006B0E2A" w:rsidRPr="002A2E7C">
        <w:t xml:space="preserve">The development of neural network which part of deep learning library </w:t>
      </w:r>
      <w:r w:rsidR="006B0E2A" w:rsidRPr="002A2E7C">
        <w:lastRenderedPageBreak/>
        <w:t>that quires the lot of things to process the bunch of neurons and analyze them in compact order. The whole nature of science. Scikit learn</w:t>
      </w:r>
      <w:ins w:id="222" w:author="Bryant, Tony" w:date="2022-01-30T09:44:00Z">
        <w:r w:rsidR="00FC23FC">
          <w:t xml:space="preserve"> </w:t>
        </w:r>
      </w:ins>
      <w:ins w:id="223" w:author="hp" w:date="2022-02-01T16:53:00Z">
        <w:r w:rsidR="005A0CEF">
          <w:t>(</w:t>
        </w:r>
        <w:r w:rsidR="005A0CEF">
          <w:rPr>
            <w:rFonts w:ascii="Calibri" w:hAnsi="Calibri" w:cs="Calibri"/>
            <w:sz w:val="22"/>
            <w:lang w:val="en"/>
          </w:rPr>
          <w:t>Vanderplas, J., 2011</w:t>
        </w:r>
        <w:r w:rsidR="005A0CEF">
          <w:rPr>
            <w:rFonts w:ascii="Calibri" w:hAnsi="Calibri" w:cs="Calibri"/>
            <w:sz w:val="22"/>
            <w:lang w:val="en"/>
          </w:rPr>
          <w:t xml:space="preserve">) </w:t>
        </w:r>
      </w:ins>
      <w:ins w:id="224" w:author="Bryant, Tony" w:date="2022-01-30T09:44:00Z">
        <w:del w:id="225" w:author="hp" w:date="2022-02-01T16:53:00Z">
          <w:r w:rsidR="00FC23FC" w:rsidDel="005A0CEF">
            <w:delText>r</w:delText>
          </w:r>
        </w:del>
        <w:del w:id="226" w:author="hp" w:date="2022-02-01T16:52:00Z">
          <w:r w:rsidR="00FC23FC" w:rsidDel="005A0CEF">
            <w:delText>eference?</w:delText>
          </w:r>
        </w:del>
      </w:ins>
      <w:r w:rsidR="006B0E2A" w:rsidRPr="002A2E7C">
        <w:t xml:space="preserve"> is known as most common library of machine learning that used to present the ML learning library various unsupversied and supervised learning method has been proposed, the choice of calculated proposed the bunching k implies, it expand two exponention library of python </w:t>
      </w:r>
    </w:p>
    <w:p w14:paraId="2B0737F4" w14:textId="3209C282" w:rsidR="009B62FE" w:rsidRPr="002A2E7C" w:rsidRDefault="009B62FE" w:rsidP="009B62FE">
      <w:pPr>
        <w:spacing w:line="360" w:lineRule="auto"/>
      </w:pPr>
      <w:r w:rsidRPr="002A2E7C">
        <w:t>Implementing naïve bays classifier and support vector machine classifier algorithm works efficiently to predict the social sites data traffic and analyzing them the fake id of the fake user</w:t>
      </w:r>
      <w:ins w:id="227" w:author="hp" w:date="2022-02-01T16:54:00Z">
        <w:r w:rsidR="000D323A">
          <w:t xml:space="preserve"> account which formally </w:t>
        </w:r>
        <w:r w:rsidR="00766BFD">
          <w:t>designed</w:t>
        </w:r>
        <w:r w:rsidR="000D323A">
          <w:t xml:space="preserve"> on machine learning pattern to analyze fake account data form social network sites</w:t>
        </w:r>
      </w:ins>
      <w:r w:rsidRPr="002A2E7C">
        <w:t xml:space="preserve">. </w:t>
      </w:r>
      <w:ins w:id="228" w:author="Bryant, Tony" w:date="2022-01-30T09:44:00Z">
        <w:del w:id="229" w:author="hp" w:date="2022-02-01T16:54:00Z">
          <w:r w:rsidR="00FC23FC" w:rsidDel="000D323A">
            <w:delText>Ev</w:delText>
          </w:r>
        </w:del>
      </w:ins>
      <w:ins w:id="230" w:author="Bryant, Tony" w:date="2022-01-30T09:45:00Z">
        <w:del w:id="231" w:author="hp" w:date="2022-02-01T16:54:00Z">
          <w:r w:rsidR="00FC23FC" w:rsidDel="000D323A">
            <w:delText xml:space="preserve">idence or is this something you could investigate as part of your research? </w:delText>
          </w:r>
        </w:del>
      </w:ins>
      <w:r w:rsidRPr="002A2E7C">
        <w:t xml:space="preserve">Semi-Supervised Node Classification method uses the technique of deep learning and neural network models to build the node classification method in which various nodes has been analyzed and predicted. </w:t>
      </w:r>
      <w:r w:rsidR="006B0E2A" w:rsidRPr="002A2E7C">
        <w:t xml:space="preserve">The precision call and F1 score of determining the multinomial naïve bays classifier algorithm works efficiently to build the prediction models of social network sites. </w:t>
      </w:r>
    </w:p>
    <w:p w14:paraId="5C0BBD11" w14:textId="01D57740" w:rsidR="00FC0FE7" w:rsidRPr="002A2E7C" w:rsidRDefault="00FC0FE7" w:rsidP="00C81A15">
      <w:pPr>
        <w:spacing w:line="360" w:lineRule="auto"/>
      </w:pPr>
      <w:r w:rsidRPr="002A2E7C">
        <w:t xml:space="preserve">In data analytics field capturing the </w:t>
      </w:r>
      <w:r w:rsidR="00C336A8" w:rsidRPr="002A2E7C">
        <w:t xml:space="preserve">Data Analytics &amp; Machine </w:t>
      </w:r>
      <w:r w:rsidR="006B0E2A" w:rsidRPr="002A2E7C">
        <w:t>Learning sites</w:t>
      </w:r>
      <w:r w:rsidRPr="002A2E7C">
        <w:t xml:space="preserve"> data packets that surfing the currently address and contain the real data information, it causes by the various user which ideally identify the roles of AI model. </w:t>
      </w:r>
      <w:r w:rsidR="00F3070F" w:rsidRPr="002A2E7C">
        <w:t xml:space="preserve">The use of technology in the mean of identification of the artificial intelligence tools and method. By using the machine learning method to extract the data analysis such as naïve bay method, logistics regression method, support vector machine model, decision tree model has been widely used to analyze the different dataset of the websites, the automation of machine learning models has been deeply working to administer the results, now the machine learning automation algorithm works online website content analysis that automatic the data content and </w:t>
      </w:r>
      <w:r w:rsidR="00C336A8" w:rsidRPr="002A2E7C">
        <w:t xml:space="preserve">Data Analytics &amp; Machine Learning </w:t>
      </w:r>
      <w:r w:rsidR="00F3070F" w:rsidRPr="002A2E7C">
        <w:t xml:space="preserve"> content that available on the internet. </w:t>
      </w:r>
      <w:r w:rsidR="00EC5963" w:rsidRPr="002A2E7C">
        <w:t xml:space="preserve">The dataset has been downloaded from the reliable sources sites and presented on the internet sites, </w:t>
      </w:r>
      <w:r w:rsidR="0097121F" w:rsidRPr="002A2E7C">
        <w:t xml:space="preserve">machine learning automation method has been working very well that automatically detect the visitor of the website. ML automation used to detect identify the visitor by means of it user experience behavior on the internet searching site. </w:t>
      </w:r>
      <w:r w:rsidR="004D5E0B" w:rsidRPr="002A2E7C">
        <w:t xml:space="preserve">The site searching has been optimized and working over to identify the various roles of the web content. </w:t>
      </w:r>
      <w:r w:rsidR="00FA5267" w:rsidRPr="002A2E7C">
        <w:t xml:space="preserve">The content of </w:t>
      </w:r>
      <w:r w:rsidR="00BA3C76" w:rsidRPr="002A2E7C">
        <w:t xml:space="preserve">Deep learning and machine learning method has been optimized to perform the various result. The method has been used to detect the organization real dataset that process in the useful information that identify the various objects. </w:t>
      </w:r>
      <w:r w:rsidR="00697E7B" w:rsidRPr="002A2E7C">
        <w:t xml:space="preserve">The goals of the administration of visitor to achieve </w:t>
      </w:r>
      <w:r w:rsidR="00697E7B" w:rsidRPr="002A2E7C">
        <w:lastRenderedPageBreak/>
        <w:t xml:space="preserve">the exact pattern of outcomes has been achieve through the machine learning algorithm, the searching of visitor and the visitor data has been recorded on the central database. </w:t>
      </w:r>
      <w:r w:rsidR="007A716A" w:rsidRPr="002A2E7C">
        <w:t xml:space="preserve">The roles of implication of artificial intelligence tools and technique has been used to verify and validate the outcome the presented outcomes of the analysis tools has been under consideration, the roles of various website analysis has been discussed. The software technology and various tools method has been recognized </w:t>
      </w:r>
      <w:r w:rsidR="00BD1D3C" w:rsidRPr="002A2E7C">
        <w:t>in</w:t>
      </w:r>
      <w:r w:rsidR="007A716A" w:rsidRPr="002A2E7C">
        <w:t xml:space="preserve"> this research. </w:t>
      </w:r>
    </w:p>
    <w:p w14:paraId="2308689D" w14:textId="754C960F" w:rsidR="00636636" w:rsidRPr="002A2E7C" w:rsidRDefault="00EE5430" w:rsidP="003D6802">
      <w:pPr>
        <w:pStyle w:val="Heading2"/>
        <w:rPr>
          <w:rFonts w:ascii="Times New Roman" w:hAnsi="Times New Roman" w:cs="Times New Roman"/>
        </w:rPr>
      </w:pPr>
      <w:bookmarkStart w:id="232" w:name="_Toc94626983"/>
      <w:r>
        <w:rPr>
          <w:rFonts w:ascii="Times New Roman" w:hAnsi="Times New Roman" w:cs="Times New Roman"/>
        </w:rPr>
        <w:t xml:space="preserve">Fake News Dataset </w:t>
      </w:r>
      <w:r w:rsidR="003D6802" w:rsidRPr="002A2E7C">
        <w:rPr>
          <w:rFonts w:ascii="Times New Roman" w:hAnsi="Times New Roman" w:cs="Times New Roman"/>
        </w:rPr>
        <w:t>Machine learning method for data analytics</w:t>
      </w:r>
      <w:bookmarkEnd w:id="232"/>
      <w:r w:rsidR="003D6802" w:rsidRPr="002A2E7C">
        <w:rPr>
          <w:rFonts w:ascii="Times New Roman" w:hAnsi="Times New Roman" w:cs="Times New Roman"/>
        </w:rPr>
        <w:t xml:space="preserve"> </w:t>
      </w:r>
    </w:p>
    <w:p w14:paraId="14A21B77" w14:textId="77777777" w:rsidR="003D6802" w:rsidRPr="002A2E7C" w:rsidRDefault="003D6802" w:rsidP="003D6802"/>
    <w:p w14:paraId="2A046233" w14:textId="77777777" w:rsidR="008C4D15" w:rsidRPr="002A2E7C" w:rsidRDefault="003D6802" w:rsidP="001368FF">
      <w:pPr>
        <w:spacing w:line="360" w:lineRule="auto"/>
      </w:pPr>
      <w:r w:rsidRPr="002A2E7C">
        <w:t xml:space="preserve">Machine learning method widely used by various system to achieve the great outcomes of data analytics. </w:t>
      </w:r>
      <w:r w:rsidR="008C4D15" w:rsidRPr="002A2E7C">
        <w:t>Data analytics has been achieved to visit the various variables and function of the dataset</w:t>
      </w:r>
    </w:p>
    <w:p w14:paraId="0537FA53" w14:textId="77777777" w:rsidR="008C4D15" w:rsidRPr="002A2E7C" w:rsidRDefault="008C4D15" w:rsidP="001368FF">
      <w:pPr>
        <w:spacing w:line="360" w:lineRule="auto"/>
      </w:pPr>
      <w:r w:rsidRPr="002A2E7C">
        <w:t xml:space="preserve">The steps to achieve in python </w:t>
      </w:r>
      <w:r w:rsidR="005A2FC1" w:rsidRPr="002A2E7C">
        <w:t xml:space="preserve">anaconda programing </w:t>
      </w:r>
    </w:p>
    <w:p w14:paraId="4F8AF3AE" w14:textId="61B24B67" w:rsidR="008C4D15" w:rsidRPr="002A2E7C" w:rsidRDefault="008C4D15" w:rsidP="008C4D15">
      <w:pPr>
        <w:pStyle w:val="ListParagraph"/>
        <w:numPr>
          <w:ilvl w:val="0"/>
          <w:numId w:val="7"/>
        </w:numPr>
        <w:spacing w:line="360" w:lineRule="auto"/>
      </w:pPr>
      <w:r w:rsidRPr="002A2E7C">
        <w:t xml:space="preserve">Data </w:t>
      </w:r>
      <w:r w:rsidR="003F0F56" w:rsidRPr="002A2E7C">
        <w:t xml:space="preserve">import in python notebook </w:t>
      </w:r>
      <w:r w:rsidRPr="002A2E7C">
        <w:t xml:space="preserve"> </w:t>
      </w:r>
    </w:p>
    <w:p w14:paraId="20B33686" w14:textId="77777777" w:rsidR="008C4D15" w:rsidRPr="002A2E7C" w:rsidRDefault="008C4D15" w:rsidP="008C4D15">
      <w:pPr>
        <w:pStyle w:val="ListParagraph"/>
        <w:numPr>
          <w:ilvl w:val="0"/>
          <w:numId w:val="7"/>
        </w:numPr>
        <w:spacing w:line="360" w:lineRule="auto"/>
      </w:pPr>
      <w:r w:rsidRPr="002A2E7C">
        <w:t>Data cleaning</w:t>
      </w:r>
    </w:p>
    <w:p w14:paraId="163F8421" w14:textId="77777777" w:rsidR="008C4D15" w:rsidRPr="002A2E7C" w:rsidRDefault="008C4D15" w:rsidP="008C4D15">
      <w:pPr>
        <w:pStyle w:val="ListParagraph"/>
        <w:numPr>
          <w:ilvl w:val="0"/>
          <w:numId w:val="7"/>
        </w:numPr>
        <w:spacing w:line="360" w:lineRule="auto"/>
      </w:pPr>
      <w:r w:rsidRPr="002A2E7C">
        <w:t>Data preprocessing</w:t>
      </w:r>
    </w:p>
    <w:p w14:paraId="1003AAF4" w14:textId="4BAB072A" w:rsidR="003F0F56" w:rsidRPr="002A2E7C" w:rsidRDefault="003F0F56" w:rsidP="008C4D15">
      <w:pPr>
        <w:pStyle w:val="ListParagraph"/>
        <w:numPr>
          <w:ilvl w:val="0"/>
          <w:numId w:val="7"/>
        </w:numPr>
        <w:spacing w:line="360" w:lineRule="auto"/>
      </w:pPr>
      <w:r w:rsidRPr="002A2E7C">
        <w:t xml:space="preserve">Training and testing </w:t>
      </w:r>
    </w:p>
    <w:p w14:paraId="601CCB2A" w14:textId="5AE4AC70" w:rsidR="003F0F56" w:rsidRPr="002A2E7C" w:rsidRDefault="003F0F56" w:rsidP="008C4D15">
      <w:pPr>
        <w:pStyle w:val="ListParagraph"/>
        <w:numPr>
          <w:ilvl w:val="0"/>
          <w:numId w:val="7"/>
        </w:numPr>
        <w:spacing w:line="360" w:lineRule="auto"/>
      </w:pPr>
      <w:r w:rsidRPr="002A2E7C">
        <w:t>Validation and feature selection</w:t>
      </w:r>
    </w:p>
    <w:p w14:paraId="182191D7" w14:textId="35C9BC73" w:rsidR="003F0F56" w:rsidRPr="002A2E7C" w:rsidRDefault="003F0F56" w:rsidP="008C4D15">
      <w:pPr>
        <w:pStyle w:val="ListParagraph"/>
        <w:numPr>
          <w:ilvl w:val="0"/>
          <w:numId w:val="7"/>
        </w:numPr>
        <w:spacing w:line="360" w:lineRule="auto"/>
      </w:pPr>
      <w:r w:rsidRPr="002A2E7C">
        <w:t xml:space="preserve">Algorithm selection </w:t>
      </w:r>
    </w:p>
    <w:p w14:paraId="1DBCAA7A" w14:textId="77777777" w:rsidR="008C4D15" w:rsidRPr="002A2E7C" w:rsidRDefault="008C4D15" w:rsidP="008C4D15">
      <w:pPr>
        <w:pStyle w:val="ListParagraph"/>
        <w:numPr>
          <w:ilvl w:val="0"/>
          <w:numId w:val="7"/>
        </w:numPr>
        <w:spacing w:line="360" w:lineRule="auto"/>
      </w:pPr>
      <w:r w:rsidRPr="002A2E7C">
        <w:t>Data optimization</w:t>
      </w:r>
    </w:p>
    <w:p w14:paraId="69E4BE8B" w14:textId="77777777" w:rsidR="008C4D15" w:rsidRPr="002A2E7C" w:rsidRDefault="008C4D15" w:rsidP="008C4D15">
      <w:pPr>
        <w:pStyle w:val="ListParagraph"/>
        <w:numPr>
          <w:ilvl w:val="0"/>
          <w:numId w:val="7"/>
        </w:numPr>
        <w:spacing w:line="360" w:lineRule="auto"/>
      </w:pPr>
      <w:r w:rsidRPr="002A2E7C">
        <w:t xml:space="preserve">Data visualization </w:t>
      </w:r>
    </w:p>
    <w:p w14:paraId="076ECB7E" w14:textId="77777777" w:rsidR="008C4D15" w:rsidRPr="002A2E7C" w:rsidRDefault="008C4D15" w:rsidP="008C4D15">
      <w:pPr>
        <w:pStyle w:val="ListParagraph"/>
        <w:numPr>
          <w:ilvl w:val="0"/>
          <w:numId w:val="7"/>
        </w:numPr>
        <w:spacing w:line="360" w:lineRule="auto"/>
      </w:pPr>
      <w:r w:rsidRPr="002A2E7C">
        <w:t xml:space="preserve">Data future forecasting </w:t>
      </w:r>
    </w:p>
    <w:p w14:paraId="408150F4" w14:textId="77777777" w:rsidR="008C4D15" w:rsidRDefault="008C4D15" w:rsidP="008C4D15">
      <w:pPr>
        <w:pStyle w:val="ListParagraph"/>
        <w:numPr>
          <w:ilvl w:val="0"/>
          <w:numId w:val="7"/>
        </w:numPr>
        <w:spacing w:line="360" w:lineRule="auto"/>
      </w:pPr>
      <w:r w:rsidRPr="002A2E7C">
        <w:t xml:space="preserve">Data analysis </w:t>
      </w:r>
    </w:p>
    <w:p w14:paraId="00D29D2A" w14:textId="77777777" w:rsidR="00D76972" w:rsidDel="0068498F" w:rsidRDefault="00D76972" w:rsidP="00D76972">
      <w:pPr>
        <w:spacing w:line="360" w:lineRule="auto"/>
        <w:rPr>
          <w:del w:id="233" w:author="hp" w:date="2022-02-01T16:56:00Z"/>
        </w:rPr>
      </w:pPr>
    </w:p>
    <w:p w14:paraId="6AC54BE8" w14:textId="77777777" w:rsidR="00D76972" w:rsidDel="0068498F" w:rsidRDefault="00D76972" w:rsidP="00D76972">
      <w:pPr>
        <w:spacing w:line="360" w:lineRule="auto"/>
        <w:rPr>
          <w:del w:id="234" w:author="hp" w:date="2022-02-01T16:56:00Z"/>
        </w:rPr>
      </w:pPr>
    </w:p>
    <w:p w14:paraId="29E6C4B5" w14:textId="77777777" w:rsidR="00D76972" w:rsidDel="0068498F" w:rsidRDefault="00D76972" w:rsidP="00D76972">
      <w:pPr>
        <w:spacing w:line="360" w:lineRule="auto"/>
        <w:rPr>
          <w:del w:id="235" w:author="hp" w:date="2022-02-01T16:56:00Z"/>
        </w:rPr>
      </w:pPr>
    </w:p>
    <w:p w14:paraId="15151EC3" w14:textId="77777777" w:rsidR="00D76972" w:rsidDel="0068498F" w:rsidRDefault="00D76972" w:rsidP="00D76972">
      <w:pPr>
        <w:spacing w:line="360" w:lineRule="auto"/>
        <w:rPr>
          <w:del w:id="236" w:author="hp" w:date="2022-02-01T16:56:00Z"/>
        </w:rPr>
      </w:pPr>
    </w:p>
    <w:p w14:paraId="7277D76B" w14:textId="77777777" w:rsidR="00D76972" w:rsidDel="0068498F" w:rsidRDefault="00D76972" w:rsidP="00D76972">
      <w:pPr>
        <w:spacing w:line="360" w:lineRule="auto"/>
        <w:rPr>
          <w:del w:id="237" w:author="hp" w:date="2022-02-01T16:56:00Z"/>
        </w:rPr>
      </w:pPr>
    </w:p>
    <w:p w14:paraId="7A901CBA" w14:textId="77777777" w:rsidR="00D76972" w:rsidDel="0068498F" w:rsidRDefault="00D76972" w:rsidP="00D76972">
      <w:pPr>
        <w:spacing w:line="360" w:lineRule="auto"/>
        <w:rPr>
          <w:del w:id="238" w:author="hp" w:date="2022-02-01T16:56:00Z"/>
        </w:rPr>
      </w:pPr>
    </w:p>
    <w:p w14:paraId="05AB0B54" w14:textId="77777777" w:rsidR="00D76972" w:rsidRDefault="00D76972" w:rsidP="00D76972">
      <w:pPr>
        <w:spacing w:line="360" w:lineRule="auto"/>
        <w:rPr>
          <w:ins w:id="239" w:author="hp" w:date="2022-02-01T16:55:00Z"/>
        </w:rPr>
      </w:pPr>
    </w:p>
    <w:p w14:paraId="3B77C2B4" w14:textId="77777777" w:rsidR="00766BFD" w:rsidRDefault="00766BFD" w:rsidP="00D76972">
      <w:pPr>
        <w:spacing w:line="360" w:lineRule="auto"/>
        <w:rPr>
          <w:ins w:id="240" w:author="hp" w:date="2022-02-01T16:55:00Z"/>
        </w:rPr>
      </w:pPr>
    </w:p>
    <w:p w14:paraId="7C75462F" w14:textId="77777777" w:rsidR="00766BFD" w:rsidRDefault="00766BFD" w:rsidP="00D76972">
      <w:pPr>
        <w:spacing w:line="360" w:lineRule="auto"/>
        <w:rPr>
          <w:ins w:id="241" w:author="hp" w:date="2022-02-01T16:55:00Z"/>
        </w:rPr>
      </w:pPr>
    </w:p>
    <w:p w14:paraId="3A126E43" w14:textId="77777777" w:rsidR="00766BFD" w:rsidRDefault="00766BFD" w:rsidP="00D76972">
      <w:pPr>
        <w:spacing w:line="360" w:lineRule="auto"/>
        <w:rPr>
          <w:ins w:id="242" w:author="hp" w:date="2022-02-01T16:55:00Z"/>
        </w:rPr>
      </w:pPr>
    </w:p>
    <w:p w14:paraId="1E3EF72A" w14:textId="77777777" w:rsidR="00766BFD" w:rsidRDefault="00766BFD" w:rsidP="00D76972">
      <w:pPr>
        <w:spacing w:line="360" w:lineRule="auto"/>
        <w:rPr>
          <w:ins w:id="243" w:author="hp" w:date="2022-02-01T16:55:00Z"/>
        </w:rPr>
      </w:pPr>
    </w:p>
    <w:p w14:paraId="49BBD9E1" w14:textId="77777777" w:rsidR="00766BFD" w:rsidRDefault="00766BFD" w:rsidP="00D76972">
      <w:pPr>
        <w:spacing w:line="360" w:lineRule="auto"/>
        <w:rPr>
          <w:ins w:id="244" w:author="hp" w:date="2022-02-01T16:55:00Z"/>
        </w:rPr>
      </w:pPr>
    </w:p>
    <w:p w14:paraId="1D06A374" w14:textId="77777777" w:rsidR="0068498F" w:rsidRPr="002A2E7C" w:rsidRDefault="0068498F" w:rsidP="0068498F">
      <w:pPr>
        <w:pStyle w:val="Heading2"/>
        <w:rPr>
          <w:rFonts w:ascii="Times New Roman" w:hAnsi="Times New Roman" w:cs="Times New Roman"/>
        </w:rPr>
      </w:pPr>
      <w:moveToRangeStart w:id="245" w:author="hp" w:date="2022-02-01T16:56:00Z" w:name="move94627017"/>
      <w:moveTo w:id="246" w:author="hp" w:date="2022-02-01T16:56:00Z">
        <w:r w:rsidRPr="002A2E7C">
          <w:rPr>
            <w:rFonts w:ascii="Times New Roman" w:hAnsi="Times New Roman" w:cs="Times New Roman"/>
          </w:rPr>
          <w:lastRenderedPageBreak/>
          <w:t xml:space="preserve">Impact of AI, and data analytics on Data Analytics &amp; Machine Learning </w:t>
        </w:r>
        <w:r>
          <w:rPr>
            <w:rFonts w:ascii="Times New Roman" w:hAnsi="Times New Roman" w:cs="Times New Roman"/>
          </w:rPr>
          <w:t xml:space="preserve"> activism fake news dataset </w:t>
        </w:r>
        <w:r w:rsidRPr="002A2E7C">
          <w:rPr>
            <w:rFonts w:ascii="Times New Roman" w:hAnsi="Times New Roman" w:cs="Times New Roman"/>
          </w:rPr>
          <w:t xml:space="preserve"> Gantt Chart </w:t>
        </w:r>
      </w:moveTo>
    </w:p>
    <w:moveToRangeEnd w:id="245"/>
    <w:p w14:paraId="64A64491" w14:textId="77777777" w:rsidR="00AF68D2" w:rsidRDefault="00AF68D2" w:rsidP="00D76972">
      <w:pPr>
        <w:spacing w:line="360" w:lineRule="auto"/>
        <w:rPr>
          <w:ins w:id="247" w:author="hp" w:date="2022-02-01T16:55:00Z"/>
        </w:rPr>
      </w:pPr>
    </w:p>
    <w:p w14:paraId="46A26C46" w14:textId="77777777" w:rsidR="00766BFD" w:rsidRDefault="00766BFD" w:rsidP="00D76972">
      <w:pPr>
        <w:spacing w:line="360" w:lineRule="auto"/>
        <w:rPr>
          <w:ins w:id="248" w:author="hp" w:date="2022-02-01T16:55:00Z"/>
        </w:rPr>
      </w:pPr>
    </w:p>
    <w:p w14:paraId="6020839B" w14:textId="77777777" w:rsidR="00766BFD" w:rsidRDefault="00766BFD" w:rsidP="00D76972">
      <w:pPr>
        <w:spacing w:line="360" w:lineRule="auto"/>
      </w:pPr>
    </w:p>
    <w:p w14:paraId="36DB169E" w14:textId="4F8E3150" w:rsidR="00633896" w:rsidRPr="002A2E7C" w:rsidDel="0068498F" w:rsidRDefault="00633896" w:rsidP="00633896">
      <w:pPr>
        <w:pStyle w:val="Heading2"/>
        <w:rPr>
          <w:rFonts w:ascii="Times New Roman" w:hAnsi="Times New Roman" w:cs="Times New Roman"/>
        </w:rPr>
      </w:pPr>
      <w:bookmarkStart w:id="249" w:name="_Toc94626984"/>
      <w:moveFromRangeStart w:id="250" w:author="hp" w:date="2022-02-01T16:56:00Z" w:name="move94627017"/>
      <w:moveFrom w:id="251" w:author="hp" w:date="2022-02-01T16:56:00Z">
        <w:r w:rsidRPr="002A2E7C" w:rsidDel="0068498F">
          <w:rPr>
            <w:rFonts w:ascii="Times New Roman" w:hAnsi="Times New Roman" w:cs="Times New Roman"/>
          </w:rPr>
          <w:t xml:space="preserve">Impact of AI, and data analytics on Data Analytics &amp; Machine Learning </w:t>
        </w:r>
        <w:r w:rsidR="00D76972" w:rsidDel="0068498F">
          <w:rPr>
            <w:rFonts w:ascii="Times New Roman" w:hAnsi="Times New Roman" w:cs="Times New Roman"/>
          </w:rPr>
          <w:t xml:space="preserve"> activism fake news dataset </w:t>
        </w:r>
        <w:r w:rsidRPr="002A2E7C" w:rsidDel="0068498F">
          <w:rPr>
            <w:rFonts w:ascii="Times New Roman" w:hAnsi="Times New Roman" w:cs="Times New Roman"/>
          </w:rPr>
          <w:t xml:space="preserve"> Gantt Chart</w:t>
        </w:r>
        <w:bookmarkEnd w:id="249"/>
        <w:r w:rsidRPr="002A2E7C" w:rsidDel="0068498F">
          <w:rPr>
            <w:rFonts w:ascii="Times New Roman" w:hAnsi="Times New Roman" w:cs="Times New Roman"/>
          </w:rPr>
          <w:t xml:space="preserve"> </w:t>
        </w:r>
      </w:moveFrom>
    </w:p>
    <w:moveFromRangeEnd w:id="250"/>
    <w:p w14:paraId="5AF8B8F5" w14:textId="77777777" w:rsidR="00633896" w:rsidRPr="002A2E7C" w:rsidRDefault="00633896" w:rsidP="00633896">
      <w:pPr>
        <w:spacing w:line="360" w:lineRule="auto"/>
      </w:pPr>
    </w:p>
    <w:p w14:paraId="1A06B901" w14:textId="065A26EB" w:rsidR="003F0E47" w:rsidRPr="002A2E7C" w:rsidRDefault="003F0E47" w:rsidP="006B0E2A">
      <w:pPr>
        <w:spacing w:line="360" w:lineRule="auto"/>
      </w:pPr>
      <w:r w:rsidRPr="002A2E7C">
        <w:t xml:space="preserve"> </w:t>
      </w:r>
    </w:p>
    <w:p w14:paraId="5E6BDC0F" w14:textId="1B5B6641" w:rsidR="0030300C" w:rsidRPr="002A2E7C" w:rsidRDefault="0030300C" w:rsidP="0098238A">
      <w:pPr>
        <w:spacing w:line="360" w:lineRule="auto"/>
      </w:pPr>
    </w:p>
    <w:p w14:paraId="6AE602AA" w14:textId="77777777" w:rsidR="00F352F6" w:rsidRPr="002A2E7C" w:rsidRDefault="00F352F6" w:rsidP="0098238A">
      <w:pPr>
        <w:spacing w:line="360" w:lineRule="auto"/>
      </w:pPr>
    </w:p>
    <w:p w14:paraId="36AF901E" w14:textId="0BD1E2F6" w:rsidR="002F5D89" w:rsidRPr="002A2E7C" w:rsidRDefault="002F5D89"/>
    <w:tbl>
      <w:tblPr>
        <w:tblStyle w:val="TableGrid"/>
        <w:tblpPr w:leftFromText="180" w:rightFromText="180" w:horzAnchor="margin" w:tblpY="630"/>
        <w:tblW w:w="9576" w:type="dxa"/>
        <w:tblLayout w:type="fixed"/>
        <w:tblLook w:val="04A0" w:firstRow="1" w:lastRow="0" w:firstColumn="1" w:lastColumn="0" w:noHBand="0" w:noVBand="1"/>
      </w:tblPr>
      <w:tblGrid>
        <w:gridCol w:w="1818"/>
        <w:gridCol w:w="1260"/>
        <w:gridCol w:w="1102"/>
        <w:gridCol w:w="1438"/>
        <w:gridCol w:w="1438"/>
        <w:gridCol w:w="1264"/>
        <w:gridCol w:w="1256"/>
      </w:tblGrid>
      <w:tr w:rsidR="002F5D89" w:rsidRPr="002A2E7C" w14:paraId="5B182D61"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0838B062"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Dissertation Stages</w:t>
            </w:r>
          </w:p>
        </w:tc>
        <w:tc>
          <w:tcPr>
            <w:tcW w:w="1260"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01D35F25" w14:textId="77777777" w:rsidR="002F5D89" w:rsidRPr="002A2E7C" w:rsidRDefault="002F5D89" w:rsidP="00C4431F">
            <w:pPr>
              <w:spacing w:line="360" w:lineRule="auto"/>
              <w:jc w:val="center"/>
              <w:rPr>
                <w:rFonts w:ascii="Times New Roman" w:hAnsi="Times New Roman" w:cs="Times New Roman"/>
                <w:b/>
              </w:rPr>
            </w:pPr>
            <w:r w:rsidRPr="002A2E7C">
              <w:rPr>
                <w:rFonts w:ascii="Times New Roman" w:hAnsi="Times New Roman" w:cs="Times New Roman"/>
                <w:b/>
              </w:rPr>
              <w:t>1st-18</w:t>
            </w:r>
            <w:r w:rsidRPr="002A2E7C">
              <w:rPr>
                <w:rFonts w:ascii="Times New Roman" w:hAnsi="Times New Roman" w:cs="Times New Roman"/>
                <w:b/>
                <w:vertAlign w:val="superscript"/>
              </w:rPr>
              <w:t>th</w:t>
            </w:r>
            <w:r w:rsidRPr="002A2E7C">
              <w:rPr>
                <w:rFonts w:ascii="Times New Roman" w:hAnsi="Times New Roman" w:cs="Times New Roman"/>
                <w:b/>
              </w:rPr>
              <w:t xml:space="preserve"> Dec</w:t>
            </w:r>
          </w:p>
        </w:tc>
        <w:tc>
          <w:tcPr>
            <w:tcW w:w="1102"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24F5C31E" w14:textId="77777777" w:rsidR="002F5D89" w:rsidRPr="002A2E7C" w:rsidRDefault="002F5D89" w:rsidP="00C4431F">
            <w:pPr>
              <w:spacing w:line="360" w:lineRule="auto"/>
              <w:jc w:val="center"/>
              <w:rPr>
                <w:rFonts w:ascii="Times New Roman" w:hAnsi="Times New Roman" w:cs="Times New Roman"/>
                <w:b/>
              </w:rPr>
            </w:pPr>
            <w:r w:rsidRPr="002A2E7C">
              <w:rPr>
                <w:rFonts w:ascii="Times New Roman" w:hAnsi="Times New Roman" w:cs="Times New Roman"/>
                <w:b/>
              </w:rPr>
              <w:t>20</w:t>
            </w:r>
            <w:r w:rsidRPr="002A2E7C">
              <w:rPr>
                <w:rFonts w:ascii="Times New Roman" w:hAnsi="Times New Roman" w:cs="Times New Roman"/>
                <w:b/>
                <w:vertAlign w:val="superscript"/>
              </w:rPr>
              <w:t>th</w:t>
            </w:r>
            <w:r w:rsidRPr="002A2E7C">
              <w:rPr>
                <w:rFonts w:ascii="Times New Roman" w:hAnsi="Times New Roman" w:cs="Times New Roman"/>
                <w:b/>
              </w:rPr>
              <w:t>-30</w:t>
            </w:r>
            <w:r w:rsidRPr="002A2E7C">
              <w:rPr>
                <w:rFonts w:ascii="Times New Roman" w:hAnsi="Times New Roman" w:cs="Times New Roman"/>
                <w:b/>
                <w:vertAlign w:val="superscript"/>
              </w:rPr>
              <w:t>th</w:t>
            </w:r>
          </w:p>
          <w:p w14:paraId="034B23FB" w14:textId="77777777" w:rsidR="002F5D89" w:rsidRPr="002A2E7C" w:rsidRDefault="002F5D89" w:rsidP="00C4431F">
            <w:pPr>
              <w:spacing w:line="360" w:lineRule="auto"/>
              <w:jc w:val="center"/>
              <w:rPr>
                <w:rFonts w:ascii="Times New Roman" w:hAnsi="Times New Roman" w:cs="Times New Roman"/>
                <w:b/>
              </w:rPr>
            </w:pPr>
            <w:r w:rsidRPr="002A2E7C">
              <w:rPr>
                <w:rFonts w:ascii="Times New Roman" w:hAnsi="Times New Roman" w:cs="Times New Roman"/>
                <w:b/>
              </w:rPr>
              <w:t>Dec</w:t>
            </w:r>
          </w:p>
        </w:tc>
        <w:tc>
          <w:tcPr>
            <w:tcW w:w="1438"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74B002A3"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1st-15</w:t>
            </w:r>
            <w:r w:rsidRPr="002A2E7C">
              <w:rPr>
                <w:rFonts w:ascii="Times New Roman" w:hAnsi="Times New Roman" w:cs="Times New Roman"/>
                <w:b/>
                <w:vertAlign w:val="superscript"/>
              </w:rPr>
              <w:t>th</w:t>
            </w:r>
            <w:r w:rsidRPr="002A2E7C">
              <w:rPr>
                <w:rFonts w:ascii="Times New Roman" w:hAnsi="Times New Roman" w:cs="Times New Roman"/>
                <w:b/>
              </w:rPr>
              <w:t xml:space="preserve"> Jan</w:t>
            </w:r>
          </w:p>
        </w:tc>
        <w:tc>
          <w:tcPr>
            <w:tcW w:w="1438"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1F6218BC"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15</w:t>
            </w:r>
            <w:r w:rsidRPr="002A2E7C">
              <w:rPr>
                <w:rFonts w:ascii="Times New Roman" w:hAnsi="Times New Roman" w:cs="Times New Roman"/>
                <w:b/>
                <w:vertAlign w:val="superscript"/>
              </w:rPr>
              <w:t>th</w:t>
            </w:r>
            <w:r w:rsidRPr="002A2E7C">
              <w:rPr>
                <w:rFonts w:ascii="Times New Roman" w:hAnsi="Times New Roman" w:cs="Times New Roman"/>
                <w:b/>
              </w:rPr>
              <w:t>-30</w:t>
            </w:r>
            <w:r w:rsidRPr="002A2E7C">
              <w:rPr>
                <w:rFonts w:ascii="Times New Roman" w:hAnsi="Times New Roman" w:cs="Times New Roman"/>
                <w:b/>
                <w:vertAlign w:val="superscript"/>
              </w:rPr>
              <w:t>th</w:t>
            </w:r>
            <w:r w:rsidRPr="002A2E7C">
              <w:rPr>
                <w:rFonts w:ascii="Times New Roman" w:hAnsi="Times New Roman" w:cs="Times New Roman"/>
                <w:b/>
              </w:rPr>
              <w:t>Jan</w:t>
            </w:r>
          </w:p>
        </w:tc>
        <w:tc>
          <w:tcPr>
            <w:tcW w:w="1264"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115BB5E6"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1st-15</w:t>
            </w:r>
            <w:r w:rsidRPr="002A2E7C">
              <w:rPr>
                <w:rFonts w:ascii="Times New Roman" w:hAnsi="Times New Roman" w:cs="Times New Roman"/>
                <w:b/>
                <w:vertAlign w:val="superscript"/>
              </w:rPr>
              <w:t>th</w:t>
            </w:r>
            <w:r w:rsidRPr="002A2E7C">
              <w:rPr>
                <w:rFonts w:ascii="Times New Roman" w:hAnsi="Times New Roman" w:cs="Times New Roman"/>
                <w:b/>
              </w:rPr>
              <w:t xml:space="preserve"> Feb</w:t>
            </w:r>
          </w:p>
        </w:tc>
        <w:tc>
          <w:tcPr>
            <w:tcW w:w="1256" w:type="dxa"/>
            <w:tcBorders>
              <w:top w:val="single" w:sz="4" w:space="0" w:color="auto"/>
              <w:left w:val="single" w:sz="4" w:space="0" w:color="auto"/>
              <w:bottom w:val="single" w:sz="4" w:space="0" w:color="auto"/>
              <w:right w:val="single" w:sz="4" w:space="0" w:color="auto"/>
            </w:tcBorders>
            <w:shd w:val="clear" w:color="auto" w:fill="8EAADB" w:themeFill="accent5" w:themeFillTint="99"/>
            <w:hideMark/>
          </w:tcPr>
          <w:p w14:paraId="065DE49E"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15</w:t>
            </w:r>
            <w:r w:rsidRPr="002A2E7C">
              <w:rPr>
                <w:rFonts w:ascii="Times New Roman" w:hAnsi="Times New Roman" w:cs="Times New Roman"/>
                <w:b/>
                <w:vertAlign w:val="superscript"/>
              </w:rPr>
              <w:t>th-</w:t>
            </w:r>
            <w:r w:rsidRPr="002A2E7C">
              <w:rPr>
                <w:rFonts w:ascii="Times New Roman" w:hAnsi="Times New Roman" w:cs="Times New Roman"/>
                <w:b/>
              </w:rPr>
              <w:t>30</w:t>
            </w:r>
            <w:r w:rsidRPr="002A2E7C">
              <w:rPr>
                <w:rFonts w:ascii="Times New Roman" w:hAnsi="Times New Roman" w:cs="Times New Roman"/>
                <w:b/>
                <w:vertAlign w:val="superscript"/>
              </w:rPr>
              <w:t>th</w:t>
            </w:r>
            <w:r w:rsidRPr="002A2E7C">
              <w:rPr>
                <w:rFonts w:ascii="Times New Roman" w:hAnsi="Times New Roman" w:cs="Times New Roman"/>
                <w:b/>
              </w:rPr>
              <w:t xml:space="preserve">   Feb</w:t>
            </w:r>
          </w:p>
        </w:tc>
      </w:tr>
      <w:tr w:rsidR="002F5D89" w:rsidRPr="002A2E7C" w14:paraId="22775886"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4991D3FB"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Topic Selection</w:t>
            </w:r>
          </w:p>
        </w:tc>
        <w:tc>
          <w:tcPr>
            <w:tcW w:w="1260"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7A7E13AE"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1C5EFB3"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18978AD"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1E745BD"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06B22AD"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91E1779"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5D992012"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78BBECE"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Proposal submission</w:t>
            </w:r>
          </w:p>
        </w:tc>
        <w:tc>
          <w:tcPr>
            <w:tcW w:w="1260"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2723D288"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Submitted</w:t>
            </w:r>
            <w:r w:rsidRPr="002A2E7C">
              <w:rPr>
                <w:rFonts w:ascii="Times New Roman" w:hAnsi="Times New Roman" w:cs="Times New Roman"/>
              </w:rPr>
              <w:t xml:space="preserve"> </w:t>
            </w: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4508240"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FA198BB"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56D22B7"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6D985B9"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1EBC95F"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618F755D"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6703538"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Introduction</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9B687A7"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5A7ED122"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E29D96C"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686D66E"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DDD1DC3"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6CBBFF1"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08DE2489"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7965171"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Literature Review</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CBF4207"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1054E88D"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46A332E"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93A29E7"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766539D"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BA29FED"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026311A9"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4D2C62A7"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Research Methodology</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AD17410"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05E6A06"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1116245A"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97D3EB4"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4DB4718"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B435D68"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6C6DFDD3"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2DA940AF"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Data Collection</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1234D92"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263BC45"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573A81ED"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A973949"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67D9DB5"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C17E9B7" w14:textId="77777777" w:rsidR="002F5D89" w:rsidRPr="002A2E7C" w:rsidRDefault="002F5D89" w:rsidP="00C4431F">
            <w:pPr>
              <w:spacing w:line="360" w:lineRule="auto"/>
              <w:jc w:val="both"/>
              <w:rPr>
                <w:rFonts w:ascii="Times New Roman" w:hAnsi="Times New Roman" w:cs="Times New Roman"/>
              </w:rPr>
            </w:pPr>
          </w:p>
        </w:tc>
      </w:tr>
      <w:tr w:rsidR="002F5D89" w:rsidRPr="002A2E7C" w14:paraId="2E10C50F"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2AF7AAB"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Statistical Analysis</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101C511"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BF1F9F0"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D0E4114"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26E394C1"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3CE6697"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042645B"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r>
      <w:tr w:rsidR="002F5D89" w:rsidRPr="002A2E7C" w14:paraId="07806105"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464ADA9"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Discussion and Conclusion</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56704BC"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C2D800E"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896782C"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0F8CF6B8"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2DE1B64E"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71B906C"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r>
      <w:tr w:rsidR="002F5D89" w:rsidRPr="002A2E7C" w14:paraId="5C8AF6F5"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6316B1DD"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Reporting the Findings</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8B25C33"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D880676"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66CD97A"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8DFD37E"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6DC16F1F"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0D0FD1C"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r>
      <w:tr w:rsidR="002F5D89" w:rsidRPr="002A2E7C" w14:paraId="64A3BA0D" w14:textId="77777777" w:rsidTr="00C4431F">
        <w:tc>
          <w:tcPr>
            <w:tcW w:w="1818" w:type="dxa"/>
            <w:tcBorders>
              <w:top w:val="single" w:sz="4" w:space="0" w:color="auto"/>
              <w:left w:val="single" w:sz="4" w:space="0" w:color="auto"/>
              <w:bottom w:val="single" w:sz="4" w:space="0" w:color="auto"/>
              <w:right w:val="single" w:sz="4" w:space="0" w:color="auto"/>
            </w:tcBorders>
            <w:shd w:val="clear" w:color="auto" w:fill="222A35" w:themeFill="text2" w:themeFillShade="80"/>
            <w:hideMark/>
          </w:tcPr>
          <w:p w14:paraId="5A310266" w14:textId="77777777" w:rsidR="002F5D89" w:rsidRPr="002A2E7C" w:rsidRDefault="002F5D89" w:rsidP="00C4431F">
            <w:pPr>
              <w:spacing w:line="360" w:lineRule="auto"/>
              <w:jc w:val="both"/>
              <w:rPr>
                <w:rFonts w:ascii="Times New Roman" w:hAnsi="Times New Roman" w:cs="Times New Roman"/>
                <w:b/>
              </w:rPr>
            </w:pPr>
            <w:r w:rsidRPr="002A2E7C">
              <w:rPr>
                <w:rFonts w:ascii="Times New Roman" w:hAnsi="Times New Roman" w:cs="Times New Roman"/>
                <w:b/>
              </w:rPr>
              <w:t>Thesis Submission</w:t>
            </w:r>
          </w:p>
        </w:tc>
        <w:tc>
          <w:tcPr>
            <w:tcW w:w="1260"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535E463" w14:textId="77777777" w:rsidR="002F5D89" w:rsidRPr="002A2E7C" w:rsidRDefault="002F5D89" w:rsidP="00C4431F">
            <w:pPr>
              <w:spacing w:line="360" w:lineRule="auto"/>
              <w:jc w:val="both"/>
              <w:rPr>
                <w:rFonts w:ascii="Times New Roman" w:hAnsi="Times New Roman" w:cs="Times New Roman"/>
              </w:rPr>
            </w:pPr>
          </w:p>
        </w:tc>
        <w:tc>
          <w:tcPr>
            <w:tcW w:w="1102"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F8781EF"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C906ABE" w14:textId="77777777" w:rsidR="002F5D89" w:rsidRPr="002A2E7C" w:rsidRDefault="002F5D89" w:rsidP="00C4431F">
            <w:pPr>
              <w:spacing w:line="360" w:lineRule="auto"/>
              <w:jc w:val="both"/>
              <w:rPr>
                <w:rFonts w:ascii="Times New Roman" w:hAnsi="Times New Roman" w:cs="Times New Roman"/>
              </w:rPr>
            </w:pPr>
          </w:p>
        </w:tc>
        <w:tc>
          <w:tcPr>
            <w:tcW w:w="1438"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B5BC85A" w14:textId="77777777" w:rsidR="002F5D89" w:rsidRPr="002A2E7C" w:rsidRDefault="002F5D89" w:rsidP="00C4431F">
            <w:pPr>
              <w:spacing w:line="360" w:lineRule="auto"/>
              <w:jc w:val="both"/>
              <w:rPr>
                <w:rFonts w:ascii="Times New Roman" w:hAnsi="Times New Roman" w:cs="Times New Roman"/>
              </w:rPr>
            </w:pPr>
          </w:p>
        </w:tc>
        <w:tc>
          <w:tcPr>
            <w:tcW w:w="1264"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B21E98E" w14:textId="77777777" w:rsidR="002F5D89" w:rsidRPr="002A2E7C" w:rsidRDefault="002F5D89" w:rsidP="00C4431F">
            <w:pPr>
              <w:spacing w:line="360" w:lineRule="auto"/>
              <w:jc w:val="both"/>
              <w:rPr>
                <w:rFonts w:ascii="Times New Roman" w:hAnsi="Times New Roman" w:cs="Times New Roman"/>
              </w:rPr>
            </w:pPr>
          </w:p>
        </w:tc>
        <w:tc>
          <w:tcPr>
            <w:tcW w:w="1256" w:type="dxa"/>
            <w:tcBorders>
              <w:top w:val="single" w:sz="4" w:space="0" w:color="auto"/>
              <w:left w:val="single" w:sz="4" w:space="0" w:color="auto"/>
              <w:bottom w:val="single" w:sz="4" w:space="0" w:color="auto"/>
              <w:right w:val="single" w:sz="4" w:space="0" w:color="auto"/>
            </w:tcBorders>
            <w:shd w:val="clear" w:color="auto" w:fill="525252" w:themeFill="accent3" w:themeFillShade="80"/>
          </w:tcPr>
          <w:p w14:paraId="6F09C3A6" w14:textId="77777777" w:rsidR="002F5D89" w:rsidRPr="002A2E7C" w:rsidRDefault="002F5D89" w:rsidP="00C4431F">
            <w:pPr>
              <w:spacing w:line="360" w:lineRule="auto"/>
              <w:jc w:val="both"/>
              <w:rPr>
                <w:rFonts w:ascii="Times New Roman" w:hAnsi="Times New Roman" w:cs="Times New Roman"/>
              </w:rPr>
            </w:pPr>
            <w:r w:rsidRPr="002A2E7C">
              <w:rPr>
                <w:rFonts w:ascii="Times New Roman" w:hAnsi="Times New Roman" w:cs="Times New Roman"/>
                <w:highlight w:val="yellow"/>
              </w:rPr>
              <w:t>Submit</w:t>
            </w:r>
          </w:p>
        </w:tc>
      </w:tr>
    </w:tbl>
    <w:p w14:paraId="52358C19" w14:textId="77777777" w:rsidR="002F5D89" w:rsidRPr="002A2E7C" w:rsidDel="009B6A32" w:rsidRDefault="002F5D89" w:rsidP="002F5D89">
      <w:pPr>
        <w:rPr>
          <w:del w:id="252" w:author="hp" w:date="2022-02-01T16:56:00Z"/>
          <w:sz w:val="44"/>
        </w:rPr>
      </w:pPr>
    </w:p>
    <w:p w14:paraId="6B4C71EC" w14:textId="77777777" w:rsidR="002F5D89" w:rsidRPr="002A2E7C" w:rsidDel="009B6A32" w:rsidRDefault="002F5D89" w:rsidP="002F5D89">
      <w:pPr>
        <w:rPr>
          <w:del w:id="253" w:author="hp" w:date="2022-02-01T16:56:00Z"/>
          <w:sz w:val="44"/>
        </w:rPr>
      </w:pPr>
    </w:p>
    <w:p w14:paraId="6EBB5894" w14:textId="77777777" w:rsidR="002F5D89" w:rsidRPr="002A2E7C" w:rsidRDefault="002F5D89" w:rsidP="002F5D89">
      <w:pPr>
        <w:rPr>
          <w:sz w:val="44"/>
        </w:rPr>
      </w:pPr>
    </w:p>
    <w:p w14:paraId="24420AB2" w14:textId="77777777" w:rsidR="002F5D89" w:rsidRPr="002A2E7C" w:rsidRDefault="002F5D89" w:rsidP="002F5D89">
      <w:pPr>
        <w:rPr>
          <w:b/>
        </w:rPr>
      </w:pPr>
    </w:p>
    <w:bookmarkStart w:id="254" w:name="_Toc94626985" w:displacedByCustomXml="next"/>
    <w:sdt>
      <w:sdtPr>
        <w:rPr>
          <w:rFonts w:ascii="Times New Roman" w:eastAsiaTheme="minorHAnsi" w:hAnsi="Times New Roman" w:cs="Times New Roman"/>
          <w:color w:val="auto"/>
          <w:sz w:val="24"/>
          <w:szCs w:val="22"/>
        </w:rPr>
        <w:id w:val="2091422574"/>
        <w:docPartObj>
          <w:docPartGallery w:val="Bibliographies"/>
          <w:docPartUnique/>
        </w:docPartObj>
      </w:sdtPr>
      <w:sdtEndPr/>
      <w:sdtContent>
        <w:p w14:paraId="624E1987" w14:textId="77777777" w:rsidR="008A7256" w:rsidRPr="002A2E7C" w:rsidRDefault="008A7256">
          <w:pPr>
            <w:pStyle w:val="Heading1"/>
            <w:rPr>
              <w:rFonts w:ascii="Times New Roman" w:hAnsi="Times New Roman" w:cs="Times New Roman"/>
            </w:rPr>
          </w:pPr>
          <w:r w:rsidRPr="002A2E7C">
            <w:rPr>
              <w:rFonts w:ascii="Times New Roman" w:hAnsi="Times New Roman" w:cs="Times New Roman"/>
            </w:rPr>
            <w:t>References</w:t>
          </w:r>
          <w:bookmarkEnd w:id="254"/>
        </w:p>
        <w:sdt>
          <w:sdtPr>
            <w:id w:val="-573587230"/>
            <w:bibliography/>
          </w:sdtPr>
          <w:sdtEndPr/>
          <w:sdtContent>
            <w:p w14:paraId="69362C0D" w14:textId="4EF2C7A3" w:rsidR="008A7256" w:rsidRPr="002A2E7C" w:rsidRDefault="008A7256" w:rsidP="008A7256">
              <w:pPr>
                <w:pStyle w:val="Bibliography"/>
                <w:rPr>
                  <w:noProof/>
                  <w:szCs w:val="24"/>
                </w:rPr>
              </w:pPr>
              <w:r w:rsidRPr="002A2E7C">
                <w:fldChar w:fldCharType="begin"/>
              </w:r>
              <w:r w:rsidRPr="002A2E7C">
                <w:instrText xml:space="preserve"> BIBLIOGRAPHY </w:instrText>
              </w:r>
              <w:r w:rsidRPr="002A2E7C">
                <w:fldChar w:fldCharType="separate"/>
              </w:r>
              <w:r w:rsidRPr="002A2E7C">
                <w:rPr>
                  <w:noProof/>
                </w:rPr>
                <w:t xml:space="preserve">activism, d., 2021. </w:t>
              </w:r>
              <w:r w:rsidR="00C336A8" w:rsidRPr="002A2E7C">
                <w:rPr>
                  <w:i/>
                  <w:iCs/>
                  <w:noProof/>
                </w:rPr>
                <w:t xml:space="preserve">Data Analytics &amp; Machine Learning </w:t>
              </w:r>
              <w:r w:rsidRPr="002A2E7C">
                <w:rPr>
                  <w:i/>
                  <w:iCs/>
                  <w:noProof/>
                </w:rPr>
                <w:t xml:space="preserve"> activism. </w:t>
              </w:r>
              <w:r w:rsidRPr="002A2E7C">
                <w:rPr>
                  <w:noProof/>
                </w:rPr>
                <w:t xml:space="preserve">[Online] </w:t>
              </w:r>
              <w:r w:rsidRPr="002A2E7C">
                <w:rPr>
                  <w:noProof/>
                </w:rPr>
                <w:br/>
                <w:t xml:space="preserve">Available at: </w:t>
              </w:r>
              <w:r w:rsidRPr="002A2E7C">
                <w:rPr>
                  <w:noProof/>
                  <w:u w:val="single"/>
                </w:rPr>
                <w:t>https://www.britannica.com/topic/</w:t>
              </w:r>
              <w:r w:rsidR="00C336A8" w:rsidRPr="002A2E7C">
                <w:rPr>
                  <w:noProof/>
                  <w:u w:val="single"/>
                </w:rPr>
                <w:t xml:space="preserve">Data Analytics &amp; Machine Learning </w:t>
              </w:r>
              <w:r w:rsidRPr="002A2E7C">
                <w:rPr>
                  <w:noProof/>
                  <w:u w:val="single"/>
                </w:rPr>
                <w:t>-activism</w:t>
              </w:r>
              <w:r w:rsidRPr="002A2E7C">
                <w:rPr>
                  <w:noProof/>
                </w:rPr>
                <w:br/>
                <w:t>[Accessed 17 December 2021].</w:t>
              </w:r>
            </w:p>
            <w:p w14:paraId="5E44F105" w14:textId="77777777" w:rsidR="008A7256" w:rsidRPr="002A2E7C" w:rsidRDefault="008A7256" w:rsidP="008A7256">
              <w:pPr>
                <w:pStyle w:val="Bibliography"/>
                <w:rPr>
                  <w:noProof/>
                </w:rPr>
              </w:pPr>
              <w:r w:rsidRPr="002A2E7C">
                <w:rPr>
                  <w:noProof/>
                </w:rPr>
                <w:t xml:space="preserve">activism, R. o. A., 2021. </w:t>
              </w:r>
              <w:r w:rsidRPr="002A2E7C">
                <w:rPr>
                  <w:i/>
                  <w:iCs/>
                  <w:noProof/>
                </w:rPr>
                <w:t xml:space="preserve">Reflecting on AI activism. </w:t>
              </w:r>
              <w:r w:rsidRPr="002A2E7C">
                <w:rPr>
                  <w:noProof/>
                </w:rPr>
                <w:t xml:space="preserve">[Online] </w:t>
              </w:r>
              <w:r w:rsidRPr="002A2E7C">
                <w:rPr>
                  <w:noProof/>
                </w:rPr>
                <w:br/>
                <w:t xml:space="preserve">Available at: </w:t>
              </w:r>
              <w:r w:rsidRPr="002A2E7C">
                <w:rPr>
                  <w:noProof/>
                  <w:u w:val="single"/>
                </w:rPr>
                <w:t>http://interactions.acm.org/archive/view/january-february-2021/reflecting-on-ai-activism</w:t>
              </w:r>
              <w:r w:rsidRPr="002A2E7C">
                <w:rPr>
                  <w:noProof/>
                </w:rPr>
                <w:br/>
                <w:t>[Accessed 17 December 2021].</w:t>
              </w:r>
            </w:p>
            <w:p w14:paraId="15DF4827" w14:textId="77777777" w:rsidR="008A7256" w:rsidRPr="002A2E7C" w:rsidRDefault="008A7256" w:rsidP="008A7256">
              <w:pPr>
                <w:pStyle w:val="Bibliography"/>
                <w:rPr>
                  <w:noProof/>
                </w:rPr>
              </w:pPr>
              <w:r w:rsidRPr="002A2E7C">
                <w:rPr>
                  <w:noProof/>
                </w:rPr>
                <w:t xml:space="preserve">Analytics, T. I. o. A. I. o. D., 2021. </w:t>
              </w:r>
              <w:r w:rsidRPr="002A2E7C">
                <w:rPr>
                  <w:i/>
                  <w:iCs/>
                  <w:noProof/>
                </w:rPr>
                <w:t xml:space="preserve">The Impact of Artificial Intelligence on Data Analytics. </w:t>
              </w:r>
              <w:r w:rsidRPr="002A2E7C">
                <w:rPr>
                  <w:noProof/>
                </w:rPr>
                <w:t xml:space="preserve">[Online] </w:t>
              </w:r>
              <w:r w:rsidRPr="002A2E7C">
                <w:rPr>
                  <w:noProof/>
                </w:rPr>
                <w:br/>
                <w:t xml:space="preserve">Available at: </w:t>
              </w:r>
              <w:r w:rsidRPr="002A2E7C">
                <w:rPr>
                  <w:noProof/>
                  <w:u w:val="single"/>
                </w:rPr>
                <w:t>https://www.pm360online.com/the-impact-of-artificial-intelligence-on-data-analytics/</w:t>
              </w:r>
              <w:r w:rsidRPr="002A2E7C">
                <w:rPr>
                  <w:noProof/>
                </w:rPr>
                <w:br/>
                <w:t>[Accessed 17 December 2021].</w:t>
              </w:r>
            </w:p>
            <w:p w14:paraId="31DFB2E5" w14:textId="3398AA27" w:rsidR="008A7256" w:rsidRPr="002A2E7C" w:rsidRDefault="008A7256" w:rsidP="008A7256">
              <w:pPr>
                <w:pStyle w:val="Bibliography"/>
                <w:rPr>
                  <w:noProof/>
                </w:rPr>
              </w:pPr>
              <w:r w:rsidRPr="002A2E7C">
                <w:rPr>
                  <w:noProof/>
                </w:rPr>
                <w:t xml:space="preserve">Baer, H., 2016. Redoing feminism: </w:t>
              </w:r>
              <w:r w:rsidR="00C336A8" w:rsidRPr="002A2E7C">
                <w:rPr>
                  <w:noProof/>
                </w:rPr>
                <w:t xml:space="preserve">Data Analytics &amp; Machine Learning </w:t>
              </w:r>
              <w:r w:rsidRPr="002A2E7C">
                <w:rPr>
                  <w:noProof/>
                </w:rPr>
                <w:t xml:space="preserve"> activism, body politics, and neoliberalism. </w:t>
              </w:r>
              <w:r w:rsidRPr="002A2E7C">
                <w:rPr>
                  <w:i/>
                  <w:iCs/>
                  <w:noProof/>
                </w:rPr>
                <w:t xml:space="preserve">Feminist media studies, , </w:t>
              </w:r>
              <w:r w:rsidRPr="002A2E7C">
                <w:rPr>
                  <w:noProof/>
                </w:rPr>
                <w:t>16(1), pp. 17-34..</w:t>
              </w:r>
            </w:p>
            <w:p w14:paraId="6DDED3E7" w14:textId="43B7F94C" w:rsidR="008A7256" w:rsidRPr="002A2E7C" w:rsidRDefault="008A7256" w:rsidP="008A7256">
              <w:pPr>
                <w:pStyle w:val="Bibliography"/>
                <w:rPr>
                  <w:noProof/>
                </w:rPr>
              </w:pPr>
              <w:r w:rsidRPr="002A2E7C">
                <w:rPr>
                  <w:noProof/>
                </w:rPr>
                <w:t xml:space="preserve">Chandler, D. a. F. C., 2019. </w:t>
              </w:r>
              <w:r w:rsidR="00C336A8" w:rsidRPr="002A2E7C">
                <w:rPr>
                  <w:i/>
                  <w:iCs/>
                  <w:noProof/>
                </w:rPr>
                <w:t xml:space="preserve">Data Analytics &amp; Machine Learning </w:t>
              </w:r>
              <w:r w:rsidRPr="002A2E7C">
                <w:rPr>
                  <w:i/>
                  <w:iCs/>
                  <w:noProof/>
                </w:rPr>
                <w:t xml:space="preserve"> objects, </w:t>
              </w:r>
              <w:r w:rsidR="00C336A8" w:rsidRPr="002A2E7C">
                <w:rPr>
                  <w:i/>
                  <w:iCs/>
                  <w:noProof/>
                </w:rPr>
                <w:t xml:space="preserve">Data Analytics &amp; Machine Learning </w:t>
              </w:r>
              <w:r w:rsidRPr="002A2E7C">
                <w:rPr>
                  <w:i/>
                  <w:iCs/>
                  <w:noProof/>
                </w:rPr>
                <w:t xml:space="preserve"> subjects: Interdisciplinary perspectives on capitalism, labour and politics in the age of big dataabour and politics in the age of big data. University of Westminster Press.. </w:t>
              </w:r>
              <w:r w:rsidRPr="002A2E7C">
                <w:rPr>
                  <w:noProof/>
                </w:rPr>
                <w:t>labour and politics in the age of big data. University of Westminster Press.: University of Westminster Press..</w:t>
              </w:r>
            </w:p>
            <w:p w14:paraId="18744785" w14:textId="77777777" w:rsidR="008A7256" w:rsidRPr="002A2E7C" w:rsidRDefault="008A7256" w:rsidP="008A7256">
              <w:pPr>
                <w:pStyle w:val="Bibliography"/>
                <w:rPr>
                  <w:noProof/>
                </w:rPr>
              </w:pPr>
              <w:r w:rsidRPr="002A2E7C">
                <w:rPr>
                  <w:noProof/>
                </w:rPr>
                <w:t xml:space="preserve">Dauvergne, P., 2021. The globalization of artificial intelligence: consequences for the politics of environmentalism.. </w:t>
              </w:r>
              <w:r w:rsidRPr="002A2E7C">
                <w:rPr>
                  <w:i/>
                  <w:iCs/>
                  <w:noProof/>
                </w:rPr>
                <w:t xml:space="preserve">Globalizations, , </w:t>
              </w:r>
              <w:r w:rsidRPr="002A2E7C">
                <w:rPr>
                  <w:noProof/>
                </w:rPr>
                <w:t>18(2), pp. 285-299.</w:t>
              </w:r>
            </w:p>
            <w:p w14:paraId="3FE883DF" w14:textId="50F9DAAE" w:rsidR="008A7256" w:rsidRPr="002A2E7C" w:rsidRDefault="008A7256" w:rsidP="008A7256">
              <w:pPr>
                <w:pStyle w:val="Bibliography"/>
                <w:rPr>
                  <w:noProof/>
                </w:rPr>
              </w:pPr>
              <w:r w:rsidRPr="002A2E7C">
                <w:rPr>
                  <w:noProof/>
                </w:rPr>
                <w:t xml:space="preserve">Funk, S., 2018. The impact of new media paradigms on </w:t>
              </w:r>
              <w:r w:rsidR="00C336A8" w:rsidRPr="002A2E7C">
                <w:rPr>
                  <w:noProof/>
                </w:rPr>
                <w:t xml:space="preserve">Data Analytics &amp; Machine Learning </w:t>
              </w:r>
              <w:r w:rsidRPr="002A2E7C">
                <w:rPr>
                  <w:noProof/>
                </w:rPr>
                <w:t xml:space="preserve"> activism and the battle of# FakeNews. </w:t>
              </w:r>
              <w:r w:rsidRPr="002A2E7C">
                <w:rPr>
                  <w:i/>
                  <w:iCs/>
                  <w:noProof/>
                </w:rPr>
                <w:t xml:space="preserve">Communication &amp; Technology (INCT), , </w:t>
              </w:r>
              <w:r w:rsidRPr="002A2E7C">
                <w:rPr>
                  <w:noProof/>
                </w:rPr>
                <w:t>Volume 58., pp. 1-6.</w:t>
              </w:r>
            </w:p>
            <w:p w14:paraId="5617D196" w14:textId="77777777" w:rsidR="008A7256" w:rsidRPr="002A2E7C" w:rsidRDefault="008A7256" w:rsidP="008A7256">
              <w:pPr>
                <w:pStyle w:val="Bibliography"/>
                <w:rPr>
                  <w:noProof/>
                </w:rPr>
              </w:pPr>
              <w:r w:rsidRPr="002A2E7C">
                <w:rPr>
                  <w:noProof/>
                </w:rPr>
                <w:t xml:space="preserve">Hannah-Moffat, K., 2019. Algorithmic risk governance: Big data analytics, race and information activism in criminal justice debates. Theoretical Criminology,. </w:t>
              </w:r>
              <w:r w:rsidRPr="002A2E7C">
                <w:rPr>
                  <w:i/>
                  <w:iCs/>
                  <w:noProof/>
                </w:rPr>
                <w:t xml:space="preserve">Theoretical Criminology, , </w:t>
              </w:r>
              <w:r w:rsidRPr="002A2E7C">
                <w:rPr>
                  <w:noProof/>
                </w:rPr>
                <w:t>23(4), pp. 453-470..</w:t>
              </w:r>
            </w:p>
            <w:p w14:paraId="6AD03D95" w14:textId="735EBAC6" w:rsidR="008A7256" w:rsidRPr="002A2E7C" w:rsidRDefault="008A7256" w:rsidP="008A7256">
              <w:pPr>
                <w:pStyle w:val="Bibliography"/>
                <w:rPr>
                  <w:noProof/>
                </w:rPr>
              </w:pPr>
              <w:r w:rsidRPr="002A2E7C">
                <w:rPr>
                  <w:noProof/>
                </w:rPr>
                <w:t xml:space="preserve">J.George, J. &amp; E.Leidner, D., 2019, . From clicktivism to hacktivism: Understanding </w:t>
              </w:r>
              <w:r w:rsidR="00C336A8" w:rsidRPr="002A2E7C">
                <w:rPr>
                  <w:noProof/>
                </w:rPr>
                <w:t xml:space="preserve">Data Analytics &amp; Machine Learning </w:t>
              </w:r>
              <w:r w:rsidRPr="002A2E7C">
                <w:rPr>
                  <w:noProof/>
                </w:rPr>
                <w:t xml:space="preserve"> activism. </w:t>
              </w:r>
              <w:r w:rsidRPr="002A2E7C">
                <w:rPr>
                  <w:i/>
                  <w:iCs/>
                  <w:noProof/>
                </w:rPr>
                <w:t xml:space="preserve">Information and Organization, </w:t>
              </w:r>
              <w:r w:rsidRPr="002A2E7C">
                <w:rPr>
                  <w:noProof/>
                </w:rPr>
                <w:t>29( 3, ), pp. 1-5.</w:t>
              </w:r>
            </w:p>
            <w:p w14:paraId="51D77204" w14:textId="77777777" w:rsidR="008A7256" w:rsidRPr="002A2E7C" w:rsidRDefault="008A7256" w:rsidP="008A7256">
              <w:pPr>
                <w:pStyle w:val="Bibliography"/>
                <w:rPr>
                  <w:noProof/>
                </w:rPr>
              </w:pPr>
              <w:r w:rsidRPr="002A2E7C">
                <w:rPr>
                  <w:noProof/>
                </w:rPr>
                <w:t xml:space="preserve">Karpf, D., 2018. Analytic activism and its limitations.. </w:t>
              </w:r>
              <w:r w:rsidRPr="002A2E7C">
                <w:rPr>
                  <w:i/>
                  <w:iCs/>
                  <w:noProof/>
                </w:rPr>
                <w:t xml:space="preserve">Social Media+ Society,, </w:t>
              </w:r>
              <w:r w:rsidRPr="002A2E7C">
                <w:rPr>
                  <w:noProof/>
                </w:rPr>
                <w:t>4(1), p. 2056305117750718..</w:t>
              </w:r>
            </w:p>
            <w:p w14:paraId="513DEB14" w14:textId="196214F6" w:rsidR="008A7256" w:rsidRPr="002A2E7C" w:rsidRDefault="008A7256" w:rsidP="008A7256">
              <w:pPr>
                <w:pStyle w:val="Bibliography"/>
                <w:rPr>
                  <w:noProof/>
                </w:rPr>
              </w:pPr>
              <w:r w:rsidRPr="002A2E7C">
                <w:rPr>
                  <w:noProof/>
                </w:rPr>
                <w:t xml:space="preserve">Lobera, J. a. P. M., 2021. Decentralizing electoral campaigns? New-old parties, grassroots and </w:t>
              </w:r>
              <w:r w:rsidR="00C336A8" w:rsidRPr="002A2E7C">
                <w:rPr>
                  <w:noProof/>
                </w:rPr>
                <w:t xml:space="preserve">Data Analytics &amp; Machine Learning </w:t>
              </w:r>
              <w:r w:rsidRPr="002A2E7C">
                <w:rPr>
                  <w:noProof/>
                </w:rPr>
                <w:t xml:space="preserve"> activism.. </w:t>
              </w:r>
              <w:r w:rsidRPr="002A2E7C">
                <w:rPr>
                  <w:i/>
                  <w:iCs/>
                  <w:noProof/>
                </w:rPr>
                <w:t xml:space="preserve">Information, Communication &amp; Society, , </w:t>
              </w:r>
              <w:r w:rsidRPr="002A2E7C">
                <w:rPr>
                  <w:noProof/>
                </w:rPr>
                <w:t>24(10), pp. 1419-1440..</w:t>
              </w:r>
            </w:p>
            <w:p w14:paraId="4F70401F" w14:textId="77777777" w:rsidR="008A7256" w:rsidRPr="002A2E7C" w:rsidRDefault="008A7256" w:rsidP="008A7256">
              <w:pPr>
                <w:pStyle w:val="Bibliography"/>
                <w:rPr>
                  <w:noProof/>
                </w:rPr>
              </w:pPr>
              <w:r w:rsidRPr="002A2E7C">
                <w:rPr>
                  <w:noProof/>
                </w:rPr>
                <w:lastRenderedPageBreak/>
                <w:t xml:space="preserve">Niu, Y. Y. L. Y. J. B. M. a. S. C., 2021. Organizational business intelligence and decision making using big data analytics. </w:t>
              </w:r>
              <w:r w:rsidRPr="002A2E7C">
                <w:rPr>
                  <w:i/>
                  <w:iCs/>
                  <w:noProof/>
                </w:rPr>
                <w:t xml:space="preserve">Information Processing &amp; Management,, </w:t>
              </w:r>
              <w:r w:rsidRPr="002A2E7C">
                <w:rPr>
                  <w:noProof/>
                </w:rPr>
                <w:t>58(6), p. 102725..</w:t>
              </w:r>
            </w:p>
            <w:p w14:paraId="2058C7A5" w14:textId="1C343E8C" w:rsidR="008A7256" w:rsidRPr="002A2E7C" w:rsidRDefault="008A7256" w:rsidP="008A7256">
              <w:pPr>
                <w:pStyle w:val="Bibliography"/>
                <w:rPr>
                  <w:noProof/>
                </w:rPr>
              </w:pPr>
              <w:r w:rsidRPr="002A2E7C">
                <w:rPr>
                  <w:noProof/>
                </w:rPr>
                <w:t xml:space="preserve">Parkhurst, N., 2017. Protecting Oak Flat: Narratives Of Survivance As Observed Through </w:t>
              </w:r>
              <w:r w:rsidR="00C336A8" w:rsidRPr="002A2E7C">
                <w:rPr>
                  <w:noProof/>
                </w:rPr>
                <w:t xml:space="preserve">Data Analytics &amp; Machine Learning </w:t>
              </w:r>
              <w:r w:rsidRPr="002A2E7C">
                <w:rPr>
                  <w:noProof/>
                </w:rPr>
                <w:t xml:space="preserve"> Activism. </w:t>
              </w:r>
              <w:r w:rsidRPr="002A2E7C">
                <w:rPr>
                  <w:i/>
                  <w:iCs/>
                  <w:noProof/>
                </w:rPr>
                <w:t xml:space="preserve">Australasian Journal of Information Systems, 21., </w:t>
              </w:r>
              <w:r w:rsidRPr="002A2E7C">
                <w:rPr>
                  <w:noProof/>
                </w:rPr>
                <w:t>Volume 21, pp. 1-2.</w:t>
              </w:r>
            </w:p>
            <w:p w14:paraId="08EFCB61" w14:textId="04F74681" w:rsidR="008A7256" w:rsidRPr="002A2E7C" w:rsidRDefault="008A7256" w:rsidP="008A7256">
              <w:pPr>
                <w:pStyle w:val="Bibliography"/>
                <w:rPr>
                  <w:noProof/>
                </w:rPr>
              </w:pPr>
              <w:r w:rsidRPr="002A2E7C">
                <w:rPr>
                  <w:noProof/>
                </w:rPr>
                <w:t xml:space="preserve">Qiang, X., 2021. Chinese </w:t>
              </w:r>
              <w:r w:rsidR="00C336A8" w:rsidRPr="002A2E7C">
                <w:rPr>
                  <w:noProof/>
                </w:rPr>
                <w:t xml:space="preserve">Data Analytics &amp; Machine Learning </w:t>
              </w:r>
              <w:r w:rsidRPr="002A2E7C">
                <w:rPr>
                  <w:noProof/>
                </w:rPr>
                <w:t xml:space="preserve"> Authoritarianism and Its Global Impact.. </w:t>
              </w:r>
              <w:r w:rsidR="00C336A8" w:rsidRPr="002A2E7C">
                <w:rPr>
                  <w:i/>
                  <w:iCs/>
                  <w:noProof/>
                </w:rPr>
                <w:t xml:space="preserve">Data Analytics &amp; Machine Learning </w:t>
              </w:r>
              <w:r w:rsidRPr="002A2E7C">
                <w:rPr>
                  <w:i/>
                  <w:iCs/>
                  <w:noProof/>
                </w:rPr>
                <w:t xml:space="preserve"> Activism and Authoritarian Adaptation in the Middle East, ., </w:t>
              </w:r>
              <w:r w:rsidRPr="002A2E7C">
                <w:rPr>
                  <w:noProof/>
                </w:rPr>
                <w:t>p. .35.</w:t>
              </w:r>
            </w:p>
            <w:p w14:paraId="7259F1D2" w14:textId="77777777" w:rsidR="008A7256" w:rsidRPr="002A2E7C" w:rsidRDefault="008A7256" w:rsidP="008A7256">
              <w:r w:rsidRPr="002A2E7C">
                <w:rPr>
                  <w:b/>
                  <w:bCs/>
                  <w:noProof/>
                </w:rPr>
                <w:fldChar w:fldCharType="end"/>
              </w:r>
            </w:p>
          </w:sdtContent>
        </w:sdt>
      </w:sdtContent>
    </w:sdt>
    <w:p w14:paraId="7F9EFE38" w14:textId="0E20ABE8" w:rsidR="001B4894" w:rsidRPr="002A2E7C" w:rsidRDefault="00766BFD" w:rsidP="00B91474">
      <w:pPr>
        <w:spacing w:line="360" w:lineRule="auto"/>
      </w:pPr>
      <w:ins w:id="255" w:author="hp" w:date="2022-02-01T16:55:00Z">
        <w:r>
          <w:rPr>
            <w:rFonts w:ascii="Calibri" w:hAnsi="Calibri" w:cs="Calibri"/>
            <w:sz w:val="22"/>
            <w:lang w:val="en"/>
          </w:rPr>
          <w:t>Pedregosa, F., Varoquaux, G., Gramfort, A., Michel, V., Thirion, B., Grisel, O., Blondel, M., Prettenhofer, P., Weiss, R., Dubourg, V. and Vanderplas, J., 2011. Scikit-learn: Machine learning in Python. the Journal of machine Learning research, 12, pp.2825-2830.</w:t>
        </w:r>
      </w:ins>
    </w:p>
    <w:sectPr w:rsidR="001B4894" w:rsidRPr="002A2E7C" w:rsidSect="00036C0E">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A0DA8B" w16cex:dateUtc="2022-01-30T09:36:00Z"/>
  <w16cex:commentExtensible w16cex:durableId="25A0DAF3" w16cex:dateUtc="2022-01-30T09:37:00Z"/>
  <w16cex:commentExtensible w16cex:durableId="25A0DC30" w16cex:dateUtc="2022-01-30T0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E26D83B" w16cid:durableId="25A0DA8B"/>
  <w16cid:commentId w16cid:paraId="30C39493" w16cid:durableId="25A0DAF3"/>
  <w16cid:commentId w16cid:paraId="5B61E00F" w16cid:durableId="25A0DC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648E2" w14:textId="77777777" w:rsidR="0084134D" w:rsidRDefault="0084134D" w:rsidP="009E7B0B">
      <w:pPr>
        <w:spacing w:after="0" w:line="240" w:lineRule="auto"/>
      </w:pPr>
      <w:r>
        <w:separator/>
      </w:r>
    </w:p>
  </w:endnote>
  <w:endnote w:type="continuationSeparator" w:id="0">
    <w:p w14:paraId="2985ADC5" w14:textId="77777777" w:rsidR="0084134D" w:rsidRDefault="0084134D" w:rsidP="009E7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0923067"/>
      <w:docPartObj>
        <w:docPartGallery w:val="Page Numbers (Bottom of Page)"/>
        <w:docPartUnique/>
      </w:docPartObj>
    </w:sdtPr>
    <w:sdtEndPr>
      <w:rPr>
        <w:noProof/>
      </w:rPr>
    </w:sdtEndPr>
    <w:sdtContent>
      <w:p w14:paraId="16718747" w14:textId="77777777" w:rsidR="00C4431F" w:rsidRDefault="00C4431F">
        <w:pPr>
          <w:pStyle w:val="Footer"/>
          <w:jc w:val="center"/>
        </w:pPr>
        <w:r>
          <w:fldChar w:fldCharType="begin"/>
        </w:r>
        <w:r>
          <w:instrText xml:space="preserve"> PAGE   \* MERGEFORMAT </w:instrText>
        </w:r>
        <w:r>
          <w:fldChar w:fldCharType="separate"/>
        </w:r>
        <w:r w:rsidR="00DF1A72">
          <w:rPr>
            <w:noProof/>
          </w:rPr>
          <w:t>16</w:t>
        </w:r>
        <w:r>
          <w:rPr>
            <w:noProof/>
          </w:rPr>
          <w:fldChar w:fldCharType="end"/>
        </w:r>
      </w:p>
    </w:sdtContent>
  </w:sdt>
  <w:p w14:paraId="1C5F6A84" w14:textId="77777777" w:rsidR="00C4431F" w:rsidRDefault="00C443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6B15CB" w14:textId="77777777" w:rsidR="0084134D" w:rsidRDefault="0084134D" w:rsidP="009E7B0B">
      <w:pPr>
        <w:spacing w:after="0" w:line="240" w:lineRule="auto"/>
      </w:pPr>
      <w:r>
        <w:separator/>
      </w:r>
    </w:p>
  </w:footnote>
  <w:footnote w:type="continuationSeparator" w:id="0">
    <w:p w14:paraId="007A1C7F" w14:textId="77777777" w:rsidR="0084134D" w:rsidRDefault="0084134D" w:rsidP="009E7B0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930FD"/>
    <w:multiLevelType w:val="hybridMultilevel"/>
    <w:tmpl w:val="12EE9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347149"/>
    <w:multiLevelType w:val="hybridMultilevel"/>
    <w:tmpl w:val="C3DC8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F4370"/>
    <w:multiLevelType w:val="hybridMultilevel"/>
    <w:tmpl w:val="7C0AF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9138D"/>
    <w:multiLevelType w:val="hybridMultilevel"/>
    <w:tmpl w:val="8514E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C9762B"/>
    <w:multiLevelType w:val="hybridMultilevel"/>
    <w:tmpl w:val="CFDCE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38051F"/>
    <w:multiLevelType w:val="hybridMultilevel"/>
    <w:tmpl w:val="4670A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CD3D25"/>
    <w:multiLevelType w:val="hybridMultilevel"/>
    <w:tmpl w:val="12EE9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F20F99"/>
    <w:multiLevelType w:val="hybridMultilevel"/>
    <w:tmpl w:val="B1242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97C6D71"/>
    <w:multiLevelType w:val="hybridMultilevel"/>
    <w:tmpl w:val="B1242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C355C1B"/>
    <w:multiLevelType w:val="hybridMultilevel"/>
    <w:tmpl w:val="39108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2EF5AA0"/>
    <w:multiLevelType w:val="hybridMultilevel"/>
    <w:tmpl w:val="1BCE0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D274CFE"/>
    <w:multiLevelType w:val="hybridMultilevel"/>
    <w:tmpl w:val="E3C475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5"/>
  </w:num>
  <w:num w:numId="5">
    <w:abstractNumId w:val="9"/>
  </w:num>
  <w:num w:numId="6">
    <w:abstractNumId w:val="2"/>
  </w:num>
  <w:num w:numId="7">
    <w:abstractNumId w:val="10"/>
  </w:num>
  <w:num w:numId="8">
    <w:abstractNumId w:val="11"/>
  </w:num>
  <w:num w:numId="9">
    <w:abstractNumId w:val="0"/>
  </w:num>
  <w:num w:numId="10">
    <w:abstractNumId w:val="7"/>
  </w:num>
  <w:num w:numId="11">
    <w:abstractNumId w:val="8"/>
  </w:num>
  <w:num w:numId="12">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rson w15:author="Bryant, Tony">
    <w15:presenceInfo w15:providerId="AD" w15:userId="S::A.Bryant@leedsbeckett.ac.uk::455e14c9-e875-46b4-a838-8433c4da58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B69"/>
    <w:rsid w:val="00000E94"/>
    <w:rsid w:val="00004D66"/>
    <w:rsid w:val="0000732F"/>
    <w:rsid w:val="000118DE"/>
    <w:rsid w:val="00012FB1"/>
    <w:rsid w:val="000132C4"/>
    <w:rsid w:val="00014DDE"/>
    <w:rsid w:val="00017EE8"/>
    <w:rsid w:val="000352D1"/>
    <w:rsid w:val="00036C0E"/>
    <w:rsid w:val="00040260"/>
    <w:rsid w:val="00054334"/>
    <w:rsid w:val="000551DC"/>
    <w:rsid w:val="000553B1"/>
    <w:rsid w:val="0007595B"/>
    <w:rsid w:val="000828CD"/>
    <w:rsid w:val="00084585"/>
    <w:rsid w:val="00087B6C"/>
    <w:rsid w:val="00096579"/>
    <w:rsid w:val="00097FED"/>
    <w:rsid w:val="000B3749"/>
    <w:rsid w:val="000B458B"/>
    <w:rsid w:val="000B7FF8"/>
    <w:rsid w:val="000C2A86"/>
    <w:rsid w:val="000D323A"/>
    <w:rsid w:val="000D4522"/>
    <w:rsid w:val="000D50A1"/>
    <w:rsid w:val="000E4CA7"/>
    <w:rsid w:val="000E684B"/>
    <w:rsid w:val="000E7F6A"/>
    <w:rsid w:val="000F7FCD"/>
    <w:rsid w:val="001060FB"/>
    <w:rsid w:val="00113A7C"/>
    <w:rsid w:val="00121341"/>
    <w:rsid w:val="00134D0F"/>
    <w:rsid w:val="001368FF"/>
    <w:rsid w:val="00140504"/>
    <w:rsid w:val="001537CB"/>
    <w:rsid w:val="00153A1A"/>
    <w:rsid w:val="0015614B"/>
    <w:rsid w:val="00161586"/>
    <w:rsid w:val="00167C05"/>
    <w:rsid w:val="001703C3"/>
    <w:rsid w:val="00183167"/>
    <w:rsid w:val="0018777D"/>
    <w:rsid w:val="00187A62"/>
    <w:rsid w:val="001A06CE"/>
    <w:rsid w:val="001B4894"/>
    <w:rsid w:val="001B4B44"/>
    <w:rsid w:val="001D0B56"/>
    <w:rsid w:val="001D133F"/>
    <w:rsid w:val="001D58CC"/>
    <w:rsid w:val="001D6182"/>
    <w:rsid w:val="0021779E"/>
    <w:rsid w:val="002202C2"/>
    <w:rsid w:val="00224E53"/>
    <w:rsid w:val="00225939"/>
    <w:rsid w:val="00227B13"/>
    <w:rsid w:val="002416D1"/>
    <w:rsid w:val="00250234"/>
    <w:rsid w:val="00252602"/>
    <w:rsid w:val="002772F1"/>
    <w:rsid w:val="00287328"/>
    <w:rsid w:val="0029152C"/>
    <w:rsid w:val="002923AD"/>
    <w:rsid w:val="002964CA"/>
    <w:rsid w:val="002A1BE9"/>
    <w:rsid w:val="002A2E7C"/>
    <w:rsid w:val="002C1CED"/>
    <w:rsid w:val="002C3435"/>
    <w:rsid w:val="002D1726"/>
    <w:rsid w:val="002D6D91"/>
    <w:rsid w:val="002E020A"/>
    <w:rsid w:val="002E07B3"/>
    <w:rsid w:val="002E2C9E"/>
    <w:rsid w:val="002E3029"/>
    <w:rsid w:val="002F3A2E"/>
    <w:rsid w:val="002F5D89"/>
    <w:rsid w:val="0030300C"/>
    <w:rsid w:val="00311018"/>
    <w:rsid w:val="00311D65"/>
    <w:rsid w:val="00312971"/>
    <w:rsid w:val="00323764"/>
    <w:rsid w:val="003315E0"/>
    <w:rsid w:val="00332A66"/>
    <w:rsid w:val="00337553"/>
    <w:rsid w:val="003408C8"/>
    <w:rsid w:val="00351DA1"/>
    <w:rsid w:val="00365925"/>
    <w:rsid w:val="00372693"/>
    <w:rsid w:val="003804B7"/>
    <w:rsid w:val="003817D9"/>
    <w:rsid w:val="00384127"/>
    <w:rsid w:val="00385723"/>
    <w:rsid w:val="003A0BE0"/>
    <w:rsid w:val="003A5734"/>
    <w:rsid w:val="003B0A38"/>
    <w:rsid w:val="003B1A48"/>
    <w:rsid w:val="003B7DBB"/>
    <w:rsid w:val="003C67D2"/>
    <w:rsid w:val="003D6802"/>
    <w:rsid w:val="003D6C9B"/>
    <w:rsid w:val="003D75A9"/>
    <w:rsid w:val="003E2A1E"/>
    <w:rsid w:val="003E4ECA"/>
    <w:rsid w:val="003E6EF5"/>
    <w:rsid w:val="003F0E47"/>
    <w:rsid w:val="003F0F56"/>
    <w:rsid w:val="003F205A"/>
    <w:rsid w:val="003F3E71"/>
    <w:rsid w:val="00400257"/>
    <w:rsid w:val="00407B9D"/>
    <w:rsid w:val="004205EA"/>
    <w:rsid w:val="00422F3E"/>
    <w:rsid w:val="004265BB"/>
    <w:rsid w:val="00432680"/>
    <w:rsid w:val="004335F6"/>
    <w:rsid w:val="00433935"/>
    <w:rsid w:val="00433A1B"/>
    <w:rsid w:val="00440C66"/>
    <w:rsid w:val="00451F1A"/>
    <w:rsid w:val="00452603"/>
    <w:rsid w:val="00457798"/>
    <w:rsid w:val="00457F7C"/>
    <w:rsid w:val="0046054A"/>
    <w:rsid w:val="00464F90"/>
    <w:rsid w:val="004700CD"/>
    <w:rsid w:val="0047570E"/>
    <w:rsid w:val="00497FD1"/>
    <w:rsid w:val="004A082E"/>
    <w:rsid w:val="004A4D7B"/>
    <w:rsid w:val="004A7EF6"/>
    <w:rsid w:val="004B0214"/>
    <w:rsid w:val="004B259B"/>
    <w:rsid w:val="004B6D4B"/>
    <w:rsid w:val="004C52A4"/>
    <w:rsid w:val="004D3A1D"/>
    <w:rsid w:val="004D5E0B"/>
    <w:rsid w:val="004E3AB3"/>
    <w:rsid w:val="004E4705"/>
    <w:rsid w:val="004E4B9D"/>
    <w:rsid w:val="004F0E82"/>
    <w:rsid w:val="005005D9"/>
    <w:rsid w:val="00501B44"/>
    <w:rsid w:val="00506671"/>
    <w:rsid w:val="00507BAB"/>
    <w:rsid w:val="00513800"/>
    <w:rsid w:val="00517AC1"/>
    <w:rsid w:val="005301C9"/>
    <w:rsid w:val="005377EB"/>
    <w:rsid w:val="0054230B"/>
    <w:rsid w:val="00544A48"/>
    <w:rsid w:val="00544B95"/>
    <w:rsid w:val="00557497"/>
    <w:rsid w:val="005620AF"/>
    <w:rsid w:val="00562FF9"/>
    <w:rsid w:val="0058747A"/>
    <w:rsid w:val="00587853"/>
    <w:rsid w:val="0059588F"/>
    <w:rsid w:val="005A0CEF"/>
    <w:rsid w:val="005A2FC1"/>
    <w:rsid w:val="005A49AD"/>
    <w:rsid w:val="005B7131"/>
    <w:rsid w:val="005C402D"/>
    <w:rsid w:val="005C5053"/>
    <w:rsid w:val="005C772C"/>
    <w:rsid w:val="005D33AE"/>
    <w:rsid w:val="005D665E"/>
    <w:rsid w:val="005E016D"/>
    <w:rsid w:val="005E286C"/>
    <w:rsid w:val="005E4012"/>
    <w:rsid w:val="005E42F7"/>
    <w:rsid w:val="00617971"/>
    <w:rsid w:val="006206C5"/>
    <w:rsid w:val="00620D55"/>
    <w:rsid w:val="00633896"/>
    <w:rsid w:val="00633D37"/>
    <w:rsid w:val="00636636"/>
    <w:rsid w:val="00636966"/>
    <w:rsid w:val="00654069"/>
    <w:rsid w:val="00664C7F"/>
    <w:rsid w:val="00670E2C"/>
    <w:rsid w:val="006807C3"/>
    <w:rsid w:val="00682AE5"/>
    <w:rsid w:val="0068498F"/>
    <w:rsid w:val="0069330F"/>
    <w:rsid w:val="00697E7B"/>
    <w:rsid w:val="006A440E"/>
    <w:rsid w:val="006B0E2A"/>
    <w:rsid w:val="006D1883"/>
    <w:rsid w:val="006F6051"/>
    <w:rsid w:val="00713B4A"/>
    <w:rsid w:val="00717029"/>
    <w:rsid w:val="00723F4C"/>
    <w:rsid w:val="00731BF4"/>
    <w:rsid w:val="0074120C"/>
    <w:rsid w:val="00741B45"/>
    <w:rsid w:val="0074783E"/>
    <w:rsid w:val="00751406"/>
    <w:rsid w:val="007603B6"/>
    <w:rsid w:val="00766BFD"/>
    <w:rsid w:val="0077415C"/>
    <w:rsid w:val="007A1E71"/>
    <w:rsid w:val="007A2C98"/>
    <w:rsid w:val="007A4AF0"/>
    <w:rsid w:val="007A716A"/>
    <w:rsid w:val="007B7B3C"/>
    <w:rsid w:val="007C49BF"/>
    <w:rsid w:val="007D2245"/>
    <w:rsid w:val="007D3410"/>
    <w:rsid w:val="007D6D33"/>
    <w:rsid w:val="007E0DB2"/>
    <w:rsid w:val="007E3881"/>
    <w:rsid w:val="007E753B"/>
    <w:rsid w:val="007F34E7"/>
    <w:rsid w:val="00813001"/>
    <w:rsid w:val="008146E3"/>
    <w:rsid w:val="00835AC0"/>
    <w:rsid w:val="0084134D"/>
    <w:rsid w:val="0084677A"/>
    <w:rsid w:val="00852BCB"/>
    <w:rsid w:val="0086397B"/>
    <w:rsid w:val="00875A57"/>
    <w:rsid w:val="008804F0"/>
    <w:rsid w:val="00880F08"/>
    <w:rsid w:val="00883FFD"/>
    <w:rsid w:val="00893543"/>
    <w:rsid w:val="00896A7A"/>
    <w:rsid w:val="008A3452"/>
    <w:rsid w:val="008A7256"/>
    <w:rsid w:val="008C4C13"/>
    <w:rsid w:val="008C4D15"/>
    <w:rsid w:val="008D05C9"/>
    <w:rsid w:val="008D08D6"/>
    <w:rsid w:val="008D62A5"/>
    <w:rsid w:val="008D7A86"/>
    <w:rsid w:val="008E1722"/>
    <w:rsid w:val="008E381A"/>
    <w:rsid w:val="008E47B7"/>
    <w:rsid w:val="008F0173"/>
    <w:rsid w:val="009103F5"/>
    <w:rsid w:val="009261F2"/>
    <w:rsid w:val="009310DF"/>
    <w:rsid w:val="00935BB8"/>
    <w:rsid w:val="0094032E"/>
    <w:rsid w:val="00943FB5"/>
    <w:rsid w:val="00947ED8"/>
    <w:rsid w:val="00952214"/>
    <w:rsid w:val="009657B1"/>
    <w:rsid w:val="0097121F"/>
    <w:rsid w:val="0097399A"/>
    <w:rsid w:val="00977A9F"/>
    <w:rsid w:val="00980851"/>
    <w:rsid w:val="00980DED"/>
    <w:rsid w:val="0098238A"/>
    <w:rsid w:val="00990308"/>
    <w:rsid w:val="00993CF1"/>
    <w:rsid w:val="009A0C2D"/>
    <w:rsid w:val="009B5312"/>
    <w:rsid w:val="009B62FE"/>
    <w:rsid w:val="009B67F3"/>
    <w:rsid w:val="009B6A32"/>
    <w:rsid w:val="009D3A44"/>
    <w:rsid w:val="009D5E38"/>
    <w:rsid w:val="009E07E9"/>
    <w:rsid w:val="009E7B0B"/>
    <w:rsid w:val="009F7A52"/>
    <w:rsid w:val="00A03E81"/>
    <w:rsid w:val="00A07F6D"/>
    <w:rsid w:val="00A13E9B"/>
    <w:rsid w:val="00A247F0"/>
    <w:rsid w:val="00A31372"/>
    <w:rsid w:val="00A3240F"/>
    <w:rsid w:val="00A35E8D"/>
    <w:rsid w:val="00A54B39"/>
    <w:rsid w:val="00A76651"/>
    <w:rsid w:val="00AB4EB6"/>
    <w:rsid w:val="00AB5B1E"/>
    <w:rsid w:val="00AD517A"/>
    <w:rsid w:val="00AD561F"/>
    <w:rsid w:val="00AE3925"/>
    <w:rsid w:val="00AE6D2F"/>
    <w:rsid w:val="00AF30D5"/>
    <w:rsid w:val="00AF68D2"/>
    <w:rsid w:val="00B02890"/>
    <w:rsid w:val="00B04F9D"/>
    <w:rsid w:val="00B163F7"/>
    <w:rsid w:val="00B17E00"/>
    <w:rsid w:val="00B25293"/>
    <w:rsid w:val="00B51435"/>
    <w:rsid w:val="00B61D92"/>
    <w:rsid w:val="00B714D6"/>
    <w:rsid w:val="00B85CC4"/>
    <w:rsid w:val="00B90CDF"/>
    <w:rsid w:val="00B91474"/>
    <w:rsid w:val="00BA15ED"/>
    <w:rsid w:val="00BA29B4"/>
    <w:rsid w:val="00BA3C76"/>
    <w:rsid w:val="00BA5159"/>
    <w:rsid w:val="00BA5294"/>
    <w:rsid w:val="00BB2D66"/>
    <w:rsid w:val="00BB7C40"/>
    <w:rsid w:val="00BC0064"/>
    <w:rsid w:val="00BD1D3C"/>
    <w:rsid w:val="00BD6F68"/>
    <w:rsid w:val="00BE01AF"/>
    <w:rsid w:val="00BE55F2"/>
    <w:rsid w:val="00BE57AA"/>
    <w:rsid w:val="00BF6B7A"/>
    <w:rsid w:val="00BF7931"/>
    <w:rsid w:val="00C04173"/>
    <w:rsid w:val="00C121E9"/>
    <w:rsid w:val="00C30BC5"/>
    <w:rsid w:val="00C31893"/>
    <w:rsid w:val="00C336A8"/>
    <w:rsid w:val="00C358F9"/>
    <w:rsid w:val="00C4431F"/>
    <w:rsid w:val="00C4790C"/>
    <w:rsid w:val="00C51BDD"/>
    <w:rsid w:val="00C623A0"/>
    <w:rsid w:val="00C71B53"/>
    <w:rsid w:val="00C73D92"/>
    <w:rsid w:val="00C7745D"/>
    <w:rsid w:val="00C81A15"/>
    <w:rsid w:val="00C85E9D"/>
    <w:rsid w:val="00C9761A"/>
    <w:rsid w:val="00CA438A"/>
    <w:rsid w:val="00CB0DBE"/>
    <w:rsid w:val="00CB7D91"/>
    <w:rsid w:val="00CC66A2"/>
    <w:rsid w:val="00CD0077"/>
    <w:rsid w:val="00CD27CE"/>
    <w:rsid w:val="00CD3DAE"/>
    <w:rsid w:val="00CD3FC0"/>
    <w:rsid w:val="00CD5B43"/>
    <w:rsid w:val="00CF333A"/>
    <w:rsid w:val="00D25BB9"/>
    <w:rsid w:val="00D33741"/>
    <w:rsid w:val="00D41261"/>
    <w:rsid w:val="00D54935"/>
    <w:rsid w:val="00D560F0"/>
    <w:rsid w:val="00D66C3A"/>
    <w:rsid w:val="00D67113"/>
    <w:rsid w:val="00D71003"/>
    <w:rsid w:val="00D7407A"/>
    <w:rsid w:val="00D76972"/>
    <w:rsid w:val="00D81168"/>
    <w:rsid w:val="00D823E2"/>
    <w:rsid w:val="00D876ED"/>
    <w:rsid w:val="00D87D8D"/>
    <w:rsid w:val="00D9354A"/>
    <w:rsid w:val="00DA3760"/>
    <w:rsid w:val="00DA5B85"/>
    <w:rsid w:val="00DB7D7D"/>
    <w:rsid w:val="00DD0800"/>
    <w:rsid w:val="00DD2517"/>
    <w:rsid w:val="00DE03F8"/>
    <w:rsid w:val="00DE1B69"/>
    <w:rsid w:val="00DF18F2"/>
    <w:rsid w:val="00DF1A72"/>
    <w:rsid w:val="00DF2CE4"/>
    <w:rsid w:val="00DF7334"/>
    <w:rsid w:val="00E4215E"/>
    <w:rsid w:val="00E471B0"/>
    <w:rsid w:val="00E479CA"/>
    <w:rsid w:val="00E51F45"/>
    <w:rsid w:val="00E5490A"/>
    <w:rsid w:val="00E6025E"/>
    <w:rsid w:val="00E74ADF"/>
    <w:rsid w:val="00E8253B"/>
    <w:rsid w:val="00E852C1"/>
    <w:rsid w:val="00E86083"/>
    <w:rsid w:val="00EA253E"/>
    <w:rsid w:val="00EA725E"/>
    <w:rsid w:val="00EC3F53"/>
    <w:rsid w:val="00EC56A0"/>
    <w:rsid w:val="00EC5963"/>
    <w:rsid w:val="00EC68D9"/>
    <w:rsid w:val="00EC7167"/>
    <w:rsid w:val="00ED21C9"/>
    <w:rsid w:val="00ED7DD4"/>
    <w:rsid w:val="00EE47D5"/>
    <w:rsid w:val="00EE5430"/>
    <w:rsid w:val="00F11B94"/>
    <w:rsid w:val="00F12773"/>
    <w:rsid w:val="00F14778"/>
    <w:rsid w:val="00F20300"/>
    <w:rsid w:val="00F3070F"/>
    <w:rsid w:val="00F352F6"/>
    <w:rsid w:val="00F475AA"/>
    <w:rsid w:val="00F47B22"/>
    <w:rsid w:val="00F74CB7"/>
    <w:rsid w:val="00F7649B"/>
    <w:rsid w:val="00F810F7"/>
    <w:rsid w:val="00FA5267"/>
    <w:rsid w:val="00FA5469"/>
    <w:rsid w:val="00FB2B30"/>
    <w:rsid w:val="00FB2DC4"/>
    <w:rsid w:val="00FB4020"/>
    <w:rsid w:val="00FC0C0B"/>
    <w:rsid w:val="00FC0FE7"/>
    <w:rsid w:val="00FC23FC"/>
    <w:rsid w:val="00FC3DA6"/>
    <w:rsid w:val="00FC4B33"/>
    <w:rsid w:val="00FC6B84"/>
    <w:rsid w:val="00FF299B"/>
    <w:rsid w:val="00FF7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BEDBF"/>
  <w15:chartTrackingRefBased/>
  <w15:docId w15:val="{DEFDF7F6-790F-435F-BB23-FF9EBB3C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1B6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62FF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B6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62FF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813001"/>
    <w:pPr>
      <w:ind w:left="720"/>
      <w:contextualSpacing/>
    </w:pPr>
  </w:style>
  <w:style w:type="paragraph" w:styleId="Bibliography">
    <w:name w:val="Bibliography"/>
    <w:basedOn w:val="Normal"/>
    <w:next w:val="Normal"/>
    <w:uiPriority w:val="37"/>
    <w:unhideWhenUsed/>
    <w:rsid w:val="008A7256"/>
  </w:style>
  <w:style w:type="paragraph" w:styleId="TOCHeading">
    <w:name w:val="TOC Heading"/>
    <w:basedOn w:val="Heading1"/>
    <w:next w:val="Normal"/>
    <w:uiPriority w:val="39"/>
    <w:unhideWhenUsed/>
    <w:qFormat/>
    <w:rsid w:val="00CD3DAE"/>
    <w:pPr>
      <w:outlineLvl w:val="9"/>
    </w:pPr>
  </w:style>
  <w:style w:type="paragraph" w:styleId="TOC1">
    <w:name w:val="toc 1"/>
    <w:basedOn w:val="Normal"/>
    <w:next w:val="Normal"/>
    <w:autoRedefine/>
    <w:uiPriority w:val="39"/>
    <w:unhideWhenUsed/>
    <w:rsid w:val="00CD3DAE"/>
    <w:pPr>
      <w:spacing w:after="100"/>
    </w:pPr>
  </w:style>
  <w:style w:type="paragraph" w:styleId="TOC2">
    <w:name w:val="toc 2"/>
    <w:basedOn w:val="Normal"/>
    <w:next w:val="Normal"/>
    <w:autoRedefine/>
    <w:uiPriority w:val="39"/>
    <w:unhideWhenUsed/>
    <w:rsid w:val="00CD3DAE"/>
    <w:pPr>
      <w:spacing w:after="100"/>
      <w:ind w:left="240"/>
    </w:pPr>
  </w:style>
  <w:style w:type="character" w:styleId="Hyperlink">
    <w:name w:val="Hyperlink"/>
    <w:basedOn w:val="DefaultParagraphFont"/>
    <w:uiPriority w:val="99"/>
    <w:unhideWhenUsed/>
    <w:rsid w:val="00CD3DAE"/>
    <w:rPr>
      <w:color w:val="0563C1" w:themeColor="hyperlink"/>
      <w:u w:val="single"/>
    </w:rPr>
  </w:style>
  <w:style w:type="paragraph" w:styleId="Header">
    <w:name w:val="header"/>
    <w:basedOn w:val="Normal"/>
    <w:link w:val="HeaderChar"/>
    <w:uiPriority w:val="99"/>
    <w:unhideWhenUsed/>
    <w:rsid w:val="009E7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7B0B"/>
  </w:style>
  <w:style w:type="paragraph" w:styleId="Footer">
    <w:name w:val="footer"/>
    <w:basedOn w:val="Normal"/>
    <w:link w:val="FooterChar"/>
    <w:uiPriority w:val="99"/>
    <w:unhideWhenUsed/>
    <w:rsid w:val="009E7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7B0B"/>
  </w:style>
  <w:style w:type="table" w:styleId="TableGrid">
    <w:name w:val="Table Grid"/>
    <w:basedOn w:val="TableNormal"/>
    <w:uiPriority w:val="59"/>
    <w:rsid w:val="002F5D89"/>
    <w:pPr>
      <w:spacing w:after="0" w:line="240" w:lineRule="auto"/>
    </w:pPr>
    <w:rPr>
      <w:rFonts w:asciiTheme="minorHAnsi" w:hAnsiTheme="minorHAnsi" w:cstheme="minorBid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036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C0E"/>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943FB5"/>
    <w:rPr>
      <w:sz w:val="16"/>
      <w:szCs w:val="16"/>
    </w:rPr>
  </w:style>
  <w:style w:type="paragraph" w:styleId="CommentText">
    <w:name w:val="annotation text"/>
    <w:basedOn w:val="Normal"/>
    <w:link w:val="CommentTextChar"/>
    <w:uiPriority w:val="99"/>
    <w:semiHidden/>
    <w:unhideWhenUsed/>
    <w:rsid w:val="00943FB5"/>
    <w:pPr>
      <w:spacing w:line="240" w:lineRule="auto"/>
    </w:pPr>
    <w:rPr>
      <w:sz w:val="20"/>
      <w:szCs w:val="20"/>
    </w:rPr>
  </w:style>
  <w:style w:type="character" w:customStyle="1" w:styleId="CommentTextChar">
    <w:name w:val="Comment Text Char"/>
    <w:basedOn w:val="DefaultParagraphFont"/>
    <w:link w:val="CommentText"/>
    <w:uiPriority w:val="99"/>
    <w:semiHidden/>
    <w:rsid w:val="00943FB5"/>
    <w:rPr>
      <w:sz w:val="20"/>
      <w:szCs w:val="20"/>
    </w:rPr>
  </w:style>
  <w:style w:type="paragraph" w:styleId="CommentSubject">
    <w:name w:val="annotation subject"/>
    <w:basedOn w:val="CommentText"/>
    <w:next w:val="CommentText"/>
    <w:link w:val="CommentSubjectChar"/>
    <w:uiPriority w:val="99"/>
    <w:semiHidden/>
    <w:unhideWhenUsed/>
    <w:rsid w:val="00943FB5"/>
    <w:rPr>
      <w:b/>
      <w:bCs/>
    </w:rPr>
  </w:style>
  <w:style w:type="character" w:customStyle="1" w:styleId="CommentSubjectChar">
    <w:name w:val="Comment Subject Char"/>
    <w:basedOn w:val="CommentTextChar"/>
    <w:link w:val="CommentSubject"/>
    <w:uiPriority w:val="99"/>
    <w:semiHidden/>
    <w:rsid w:val="00943FB5"/>
    <w:rPr>
      <w:b/>
      <w:bCs/>
      <w:sz w:val="20"/>
      <w:szCs w:val="20"/>
    </w:rPr>
  </w:style>
  <w:style w:type="paragraph" w:styleId="BalloonText">
    <w:name w:val="Balloon Text"/>
    <w:basedOn w:val="Normal"/>
    <w:link w:val="BalloonTextChar"/>
    <w:uiPriority w:val="99"/>
    <w:semiHidden/>
    <w:unhideWhenUsed/>
    <w:rsid w:val="00DE03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03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7253890">
      <w:bodyDiv w:val="1"/>
      <w:marLeft w:val="0"/>
      <w:marRight w:val="0"/>
      <w:marTop w:val="0"/>
      <w:marBottom w:val="0"/>
      <w:divBdr>
        <w:top w:val="none" w:sz="0" w:space="0" w:color="auto"/>
        <w:left w:val="none" w:sz="0" w:space="0" w:color="auto"/>
        <w:bottom w:val="none" w:sz="0" w:space="0" w:color="auto"/>
        <w:right w:val="none" w:sz="0" w:space="0" w:color="auto"/>
      </w:divBdr>
    </w:div>
    <w:div w:id="599605181">
      <w:bodyDiv w:val="1"/>
      <w:marLeft w:val="0"/>
      <w:marRight w:val="0"/>
      <w:marTop w:val="0"/>
      <w:marBottom w:val="0"/>
      <w:divBdr>
        <w:top w:val="none" w:sz="0" w:space="0" w:color="auto"/>
        <w:left w:val="none" w:sz="0" w:space="0" w:color="auto"/>
        <w:bottom w:val="none" w:sz="0" w:space="0" w:color="auto"/>
        <w:right w:val="none" w:sz="0" w:space="0" w:color="auto"/>
      </w:divBdr>
    </w:div>
    <w:div w:id="661009204">
      <w:bodyDiv w:val="1"/>
      <w:marLeft w:val="0"/>
      <w:marRight w:val="0"/>
      <w:marTop w:val="0"/>
      <w:marBottom w:val="0"/>
      <w:divBdr>
        <w:top w:val="none" w:sz="0" w:space="0" w:color="auto"/>
        <w:left w:val="none" w:sz="0" w:space="0" w:color="auto"/>
        <w:bottom w:val="none" w:sz="0" w:space="0" w:color="auto"/>
        <w:right w:val="none" w:sz="0" w:space="0" w:color="auto"/>
      </w:divBdr>
    </w:div>
    <w:div w:id="980228331">
      <w:bodyDiv w:val="1"/>
      <w:marLeft w:val="0"/>
      <w:marRight w:val="0"/>
      <w:marTop w:val="0"/>
      <w:marBottom w:val="0"/>
      <w:divBdr>
        <w:top w:val="none" w:sz="0" w:space="0" w:color="auto"/>
        <w:left w:val="none" w:sz="0" w:space="0" w:color="auto"/>
        <w:bottom w:val="none" w:sz="0" w:space="0" w:color="auto"/>
        <w:right w:val="none" w:sz="0" w:space="0" w:color="auto"/>
      </w:divBdr>
    </w:div>
    <w:div w:id="990015433">
      <w:bodyDiv w:val="1"/>
      <w:marLeft w:val="0"/>
      <w:marRight w:val="0"/>
      <w:marTop w:val="0"/>
      <w:marBottom w:val="0"/>
      <w:divBdr>
        <w:top w:val="none" w:sz="0" w:space="0" w:color="auto"/>
        <w:left w:val="none" w:sz="0" w:space="0" w:color="auto"/>
        <w:bottom w:val="none" w:sz="0" w:space="0" w:color="auto"/>
        <w:right w:val="none" w:sz="0" w:space="0" w:color="auto"/>
      </w:divBdr>
    </w:div>
    <w:div w:id="1041899219">
      <w:bodyDiv w:val="1"/>
      <w:marLeft w:val="0"/>
      <w:marRight w:val="0"/>
      <w:marTop w:val="0"/>
      <w:marBottom w:val="0"/>
      <w:divBdr>
        <w:top w:val="none" w:sz="0" w:space="0" w:color="auto"/>
        <w:left w:val="none" w:sz="0" w:space="0" w:color="auto"/>
        <w:bottom w:val="none" w:sz="0" w:space="0" w:color="auto"/>
        <w:right w:val="none" w:sz="0" w:space="0" w:color="auto"/>
      </w:divBdr>
    </w:div>
    <w:div w:id="1158573120">
      <w:bodyDiv w:val="1"/>
      <w:marLeft w:val="0"/>
      <w:marRight w:val="0"/>
      <w:marTop w:val="0"/>
      <w:marBottom w:val="0"/>
      <w:divBdr>
        <w:top w:val="none" w:sz="0" w:space="0" w:color="auto"/>
        <w:left w:val="none" w:sz="0" w:space="0" w:color="auto"/>
        <w:bottom w:val="none" w:sz="0" w:space="0" w:color="auto"/>
        <w:right w:val="none" w:sz="0" w:space="0" w:color="auto"/>
      </w:divBdr>
      <w:divsChild>
        <w:div w:id="122306896">
          <w:marLeft w:val="0"/>
          <w:marRight w:val="0"/>
          <w:marTop w:val="0"/>
          <w:marBottom w:val="0"/>
          <w:divBdr>
            <w:top w:val="none" w:sz="0" w:space="0" w:color="auto"/>
            <w:left w:val="none" w:sz="0" w:space="0" w:color="auto"/>
            <w:bottom w:val="none" w:sz="0" w:space="0" w:color="auto"/>
            <w:right w:val="none" w:sz="0" w:space="0" w:color="auto"/>
          </w:divBdr>
        </w:div>
        <w:div w:id="849880862">
          <w:marLeft w:val="0"/>
          <w:marRight w:val="0"/>
          <w:marTop w:val="0"/>
          <w:marBottom w:val="0"/>
          <w:divBdr>
            <w:top w:val="none" w:sz="0" w:space="0" w:color="auto"/>
            <w:left w:val="none" w:sz="0" w:space="0" w:color="auto"/>
            <w:bottom w:val="none" w:sz="0" w:space="0" w:color="auto"/>
            <w:right w:val="none" w:sz="0" w:space="0" w:color="auto"/>
          </w:divBdr>
        </w:div>
      </w:divsChild>
    </w:div>
    <w:div w:id="1278830259">
      <w:bodyDiv w:val="1"/>
      <w:marLeft w:val="0"/>
      <w:marRight w:val="0"/>
      <w:marTop w:val="0"/>
      <w:marBottom w:val="0"/>
      <w:divBdr>
        <w:top w:val="none" w:sz="0" w:space="0" w:color="auto"/>
        <w:left w:val="none" w:sz="0" w:space="0" w:color="auto"/>
        <w:bottom w:val="none" w:sz="0" w:space="0" w:color="auto"/>
        <w:right w:val="none" w:sz="0" w:space="0" w:color="auto"/>
      </w:divBdr>
    </w:div>
    <w:div w:id="1306202547">
      <w:bodyDiv w:val="1"/>
      <w:marLeft w:val="0"/>
      <w:marRight w:val="0"/>
      <w:marTop w:val="0"/>
      <w:marBottom w:val="0"/>
      <w:divBdr>
        <w:top w:val="none" w:sz="0" w:space="0" w:color="auto"/>
        <w:left w:val="none" w:sz="0" w:space="0" w:color="auto"/>
        <w:bottom w:val="none" w:sz="0" w:space="0" w:color="auto"/>
        <w:right w:val="none" w:sz="0" w:space="0" w:color="auto"/>
      </w:divBdr>
    </w:div>
    <w:div w:id="1347831737">
      <w:bodyDiv w:val="1"/>
      <w:marLeft w:val="0"/>
      <w:marRight w:val="0"/>
      <w:marTop w:val="0"/>
      <w:marBottom w:val="0"/>
      <w:divBdr>
        <w:top w:val="none" w:sz="0" w:space="0" w:color="auto"/>
        <w:left w:val="none" w:sz="0" w:space="0" w:color="auto"/>
        <w:bottom w:val="none" w:sz="0" w:space="0" w:color="auto"/>
        <w:right w:val="none" w:sz="0" w:space="0" w:color="auto"/>
      </w:divBdr>
    </w:div>
    <w:div w:id="1468620917">
      <w:bodyDiv w:val="1"/>
      <w:marLeft w:val="0"/>
      <w:marRight w:val="0"/>
      <w:marTop w:val="0"/>
      <w:marBottom w:val="0"/>
      <w:divBdr>
        <w:top w:val="none" w:sz="0" w:space="0" w:color="auto"/>
        <w:left w:val="none" w:sz="0" w:space="0" w:color="auto"/>
        <w:bottom w:val="none" w:sz="0" w:space="0" w:color="auto"/>
        <w:right w:val="none" w:sz="0" w:space="0" w:color="auto"/>
      </w:divBdr>
    </w:div>
    <w:div w:id="1913616291">
      <w:bodyDiv w:val="1"/>
      <w:marLeft w:val="0"/>
      <w:marRight w:val="0"/>
      <w:marTop w:val="0"/>
      <w:marBottom w:val="0"/>
      <w:divBdr>
        <w:top w:val="none" w:sz="0" w:space="0" w:color="auto"/>
        <w:left w:val="none" w:sz="0" w:space="0" w:color="auto"/>
        <w:bottom w:val="none" w:sz="0" w:space="0" w:color="auto"/>
        <w:right w:val="none" w:sz="0" w:space="0" w:color="auto"/>
      </w:divBdr>
    </w:div>
    <w:div w:id="2004359421">
      <w:bodyDiv w:val="1"/>
      <w:marLeft w:val="0"/>
      <w:marRight w:val="0"/>
      <w:marTop w:val="0"/>
      <w:marBottom w:val="0"/>
      <w:divBdr>
        <w:top w:val="none" w:sz="0" w:space="0" w:color="auto"/>
        <w:left w:val="none" w:sz="0" w:space="0" w:color="auto"/>
        <w:bottom w:val="none" w:sz="0" w:space="0" w:color="auto"/>
        <w:right w:val="none" w:sz="0" w:space="0" w:color="auto"/>
      </w:divBdr>
    </w:div>
    <w:div w:id="2054302685">
      <w:bodyDiv w:val="1"/>
      <w:marLeft w:val="0"/>
      <w:marRight w:val="0"/>
      <w:marTop w:val="0"/>
      <w:marBottom w:val="0"/>
      <w:divBdr>
        <w:top w:val="none" w:sz="0" w:space="0" w:color="auto"/>
        <w:left w:val="none" w:sz="0" w:space="0" w:color="auto"/>
        <w:bottom w:val="none" w:sz="0" w:space="0" w:color="auto"/>
        <w:right w:val="none" w:sz="0" w:space="0" w:color="auto"/>
      </w:divBdr>
    </w:div>
    <w:div w:id="2058965762">
      <w:bodyDiv w:val="1"/>
      <w:marLeft w:val="0"/>
      <w:marRight w:val="0"/>
      <w:marTop w:val="0"/>
      <w:marBottom w:val="0"/>
      <w:divBdr>
        <w:top w:val="none" w:sz="0" w:space="0" w:color="auto"/>
        <w:left w:val="none" w:sz="0" w:space="0" w:color="auto"/>
        <w:bottom w:val="none" w:sz="0" w:space="0" w:color="auto"/>
        <w:right w:val="none" w:sz="0" w:space="0" w:color="auto"/>
      </w:divBdr>
    </w:div>
    <w:div w:id="2101946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machine-learning-approach" TargetMode="Externa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dig21</b:Tag>
    <b:SourceType>InternetSite</b:SourceType>
    <b:Guid>{750BA42C-92EC-4F15-9C81-8449B1A3000D}</b:Guid>
    <b:Title>digital activism</b:Title>
    <b:Year>2021</b:Year>
    <b:Author>
      <b:Author>
        <b:NameList>
          <b:Person>
            <b:Last>activism</b:Last>
            <b:First>digital</b:First>
          </b:Person>
        </b:NameList>
      </b:Author>
    </b:Author>
    <b:YearAccessed>2021</b:YearAccessed>
    <b:MonthAccessed>December</b:MonthAccessed>
    <b:DayAccessed>17</b:DayAccessed>
    <b:URL>https://www.britannica.com/topic/digital-activism</b:URL>
    <b:RefOrder>1</b:RefOrder>
  </b:Source>
  <b:Source>
    <b:Tag>Jor19</b:Tag>
    <b:SourceType>JournalArticle</b:SourceType>
    <b:Guid>{E8124741-26F2-4561-A67B-48924AE9DB7C}</b:Guid>
    <b:Title>From clicktivism to hacktivism: Understanding digital activism</b:Title>
    <b:Year>2019,  </b:Year>
    <b:Author>
      <b:Author>
        <b:NameList>
          <b:Person>
            <b:Last>J.George</b:Last>
            <b:First>Jordana</b:First>
          </b:Person>
          <b:Person>
            <b:Last>E.Leidner</b:Last>
            <b:First>Dorothy</b:First>
          </b:Person>
        </b:NameList>
      </b:Author>
    </b:Author>
    <b:JournalName>Information and Organization</b:JournalName>
    <b:Pages>1-5</b:Pages>
    <b:Volume>  29</b:Volume>
    <b:Issue>  3, </b:Issue>
    <b:RefOrder>2</b:RefOrder>
  </b:Source>
  <b:Source>
    <b:Tag>Par17</b:Tag>
    <b:SourceType>JournalArticle</b:SourceType>
    <b:Guid>{579881B8-CA71-435F-A406-F080B87ED0ED}</b:Guid>
    <b:Author>
      <b:Author>
        <b:NameList>
          <b:Person>
            <b:Last>Parkhurst</b:Last>
            <b:First>N.D.</b:First>
          </b:Person>
        </b:NameList>
      </b:Author>
    </b:Author>
    <b:Title>Protecting Oak Flat: Narratives Of Survivance As Observed Through Digital Activism </b:Title>
    <b:JournalName> Australasian Journal of Information Systems, 21.</b:JournalName>
    <b:Year>2017</b:Year>
    <b:Pages>1-2</b:Pages>
    <b:Volume>21</b:Volume>
    <b:RefOrder>3</b:RefOrder>
  </b:Source>
  <b:Source>
    <b:Tag>Qia21</b:Tag>
    <b:SourceType>JournalArticle</b:SourceType>
    <b:Guid>{AC53B69A-BC47-4112-AFA1-B6D77F8A1596}</b:Guid>
    <b:Author>
      <b:Author>
        <b:NameList>
          <b:Person>
            <b:Last>Qiang</b:Last>
            <b:First>X.,</b:First>
          </b:Person>
        </b:NameList>
      </b:Author>
    </b:Author>
    <b:Title>Chinese Digital Authoritarianism and Its Global Impact.</b:Title>
    <b:JournalName>Digital Activism and Authoritarian Adaptation in the Middle East, .</b:JournalName>
    <b:Year>2021</b:Year>
    <b:Pages> .35</b:Pages>
    <b:RefOrder>4</b:RefOrder>
  </b:Source>
  <b:Source>
    <b:Tag>Lob21</b:Tag>
    <b:SourceType>JournalArticle</b:SourceType>
    <b:Guid>{474CC44A-60C5-48A3-B05E-F14E32068A90}</b:Guid>
    <b:Author>
      <b:Author>
        <b:NameList>
          <b:Person>
            <b:Last>Lobera</b:Last>
            <b:First>J.</b:First>
            <b:Middle>and Portos, M.,</b:Middle>
          </b:Person>
        </b:NameList>
      </b:Author>
    </b:Author>
    <b:Title>Decentralizing electoral campaigns? New-old parties, grassroots and digital activism. </b:Title>
    <b:JournalName>Information, Communication &amp; Society, </b:JournalName>
    <b:Year>2021</b:Year>
    <b:Pages>1419-1440.</b:Pages>
    <b:Volume>24</b:Volume>
    <b:Issue>10</b:Issue>
    <b:RefOrder>5</b:RefOrder>
  </b:Source>
  <b:Source>
    <b:Tag>The213</b:Tag>
    <b:SourceType>InternetSite</b:SourceType>
    <b:Guid>{9B747747-B976-480C-AD10-0F480AA9D89E}</b:Guid>
    <b:Title>The Impact of Artificial Intelligence on Data Analytics</b:Title>
    <b:Year>2021</b:Year>
    <b:Author>
      <b:Author>
        <b:NameList>
          <b:Person>
            <b:Last>Analytics</b:Last>
            <b:First>The</b:First>
            <b:Middle>Impact of Artificial Intelligence on Data</b:Middle>
          </b:Person>
        </b:NameList>
      </b:Author>
    </b:Author>
    <b:YearAccessed>2021</b:YearAccessed>
    <b:MonthAccessed>December</b:MonthAccessed>
    <b:DayAccessed>17</b:DayAccessed>
    <b:URL>https://www.pm360online.com/the-impact-of-artificial-intelligence-on-data-analytics/</b:URL>
    <b:RefOrder>6</b:RefOrder>
  </b:Source>
  <b:Source>
    <b:Tag>Ref21</b:Tag>
    <b:SourceType>InternetSite</b:SourceType>
    <b:Guid>{393CB95B-F161-47D3-B394-D3D4A74193B3}</b:Guid>
    <b:Author>
      <b:Author>
        <b:NameList>
          <b:Person>
            <b:Last>activism</b:Last>
            <b:First>Reflecting</b:First>
            <b:Middle>on AI</b:Middle>
          </b:Person>
        </b:NameList>
      </b:Author>
    </b:Author>
    <b:Title>Reflecting on AI activism </b:Title>
    <b:Year>2021</b:Year>
    <b:YearAccessed>2021</b:YearAccessed>
    <b:MonthAccessed>December</b:MonthAccessed>
    <b:DayAccessed>17</b:DayAccessed>
    <b:URL>http://interactions.acm.org/archive/view/january-february-2021/reflecting-on-ai-activism</b:URL>
    <b:RefOrder>7</b:RefOrder>
  </b:Source>
  <b:Source>
    <b:Tag>Kar181</b:Tag>
    <b:SourceType>JournalArticle</b:SourceType>
    <b:Guid>{86B21D30-526E-4FC9-A9D9-980D06916C11}</b:Guid>
    <b:Title>Analytic activism and its limitations. </b:Title>
    <b:Year>2018</b:Year>
    <b:Author>
      <b:Author>
        <b:NameList>
          <b:Person>
            <b:Last>Karpf</b:Last>
            <b:First>D.,</b:First>
          </b:Person>
        </b:NameList>
      </b:Author>
    </b:Author>
    <b:JournalName>Social Media+ Society,</b:JournalName>
    <b:Pages>2056305117750718.</b:Pages>
    <b:Volume>4</b:Volume>
    <b:Issue>1</b:Issue>
    <b:RefOrder>8</b:RefOrder>
  </b:Source>
  <b:Source>
    <b:Tag>Cha19</b:Tag>
    <b:SourceType>Book</b:SourceType>
    <b:Guid>{A5AB9D43-5E9D-4B59-A38C-3640D9BAA140}</b:Guid>
    <b:Title> Digital objects, digital subjects: Interdisciplinary perspectives on capitalism, labour and politics in the age of big dataabour and politics in the age of big data. University of Westminster Press.</b:Title>
    <b:Year>2019</b:Year>
    <b:Author>
      <b:Author>
        <b:NameList>
          <b:Person>
            <b:Last>Chandler</b:Last>
            <b:First>D.</b:First>
            <b:Middle>and Fuchs, C</b:Middle>
          </b:Person>
        </b:NameList>
      </b:Author>
    </b:Author>
    <b:City>labour and politics in the age of big data. University of Westminster Press.</b:City>
    <b:Publisher>University of Westminster Press.</b:Publisher>
    <b:RefOrder>9</b:RefOrder>
  </b:Source>
  <b:Source>
    <b:Tag>Han19</b:Tag>
    <b:SourceType>JournalArticle</b:SourceType>
    <b:Guid>{20B4F3B9-7203-44DB-9FFD-13A6F1372168}</b:Guid>
    <b:Title>Algorithmic risk governance: Big data analytics, race and information activism in criminal justice debates. Theoretical Criminology, </b:Title>
    <b:Year>2019</b:Year>
    <b:Author>
      <b:Author>
        <b:NameList>
          <b:Person>
            <b:Last>Hannah-Moffat</b:Last>
            <b:First>K.</b:First>
          </b:Person>
        </b:NameList>
      </b:Author>
    </b:Author>
    <b:JournalName>  Theoretical Criminology, </b:JournalName>
    <b:Pages>453-470.</b:Pages>
    <b:Volume>23</b:Volume>
    <b:Issue>4</b:Issue>
    <b:RefOrder>10</b:RefOrder>
  </b:Source>
  <b:Source>
    <b:Tag>Fun18</b:Tag>
    <b:SourceType>JournalArticle</b:SourceType>
    <b:Guid>{4BCEBBA0-B527-4C78-A119-88C2F54744F2}</b:Guid>
    <b:Author>
      <b:Author>
        <b:NameList>
          <b:Person>
            <b:Last>Funk</b:Last>
            <b:First>S.H.,</b:First>
          </b:Person>
        </b:NameList>
      </b:Author>
    </b:Author>
    <b:Title>The impact of new media paradigms on digital activism and the battle of# FakeNews</b:Title>
    <b:JournalName>Communication &amp; Technology (INCT), </b:JournalName>
    <b:Year>2018</b:Year>
    <b:Pages>1-6</b:Pages>
    <b:Volume>58.</b:Volume>
    <b:RefOrder>11</b:RefOrder>
  </b:Source>
  <b:Source>
    <b:Tag>Bae16</b:Tag>
    <b:SourceType>JournalArticle</b:SourceType>
    <b:Guid>{1329BDF1-2375-45A6-A7DA-3F5232201485}</b:Guid>
    <b:Author>
      <b:Author>
        <b:NameList>
          <b:Person>
            <b:Last>Baer</b:Last>
            <b:First>H.,</b:First>
          </b:Person>
        </b:NameList>
      </b:Author>
    </b:Author>
    <b:Title> Redoing feminism: Digital activism, body politics, and neoliberalism</b:Title>
    <b:JournalName>Feminist media studies, </b:JournalName>
    <b:Year>2016</b:Year>
    <b:Pages>17-34.</b:Pages>
    <b:Volume>16</b:Volume>
    <b:Issue>1</b:Issue>
    <b:RefOrder>12</b:RefOrder>
  </b:Source>
  <b:Source>
    <b:Tag>Dau21</b:Tag>
    <b:SourceType>JournalArticle</b:SourceType>
    <b:Guid>{8DE24A18-7D11-4845-B1CC-79A539EA08A1}</b:Guid>
    <b:Author>
      <b:Author>
        <b:NameList>
          <b:Person>
            <b:Last>Dauvergne</b:Last>
            <b:First>P.,</b:First>
          </b:Person>
        </b:NameList>
      </b:Author>
    </b:Author>
    <b:Title>The globalization of artificial intelligence: consequences for the politics of environmentalism. </b:Title>
    <b:JournalName>Globalizations, </b:JournalName>
    <b:Year>2021</b:Year>
    <b:Pages>285-299</b:Pages>
    <b:Volume>18</b:Volume>
    <b:Issue>2</b:Issue>
    <b:RefOrder>13</b:RefOrder>
  </b:Source>
  <b:Source>
    <b:Tag>Niu21</b:Tag>
    <b:SourceType>JournalArticle</b:SourceType>
    <b:Guid>{9632A471-D93F-4F35-8A0E-0F7DFCFA69B5}</b:Guid>
    <b:Author>
      <b:Author>
        <b:NameList>
          <b:Person>
            <b:Last>Niu</b:Last>
            <b:First>Y.,</b:First>
            <b:Middle>Ying, L., Yang, J., Bao, M. and Sivaparthipan, C.B</b:Middle>
          </b:Person>
        </b:NameList>
      </b:Author>
    </b:Author>
    <b:Title>Organizational business intelligence and decision making using big data analytics</b:Title>
    <b:JournalName> Information Processing &amp; Management,</b:JournalName>
    <b:Year>2021</b:Year>
    <b:Pages>102725.</b:Pages>
    <b:Volume>58</b:Volume>
    <b:Issue>6</b:Issue>
    <b:RefOrder>14</b:RefOrder>
  </b:Source>
</b:Sources>
</file>

<file path=customXml/itemProps1.xml><?xml version="1.0" encoding="utf-8"?>
<ds:datastoreItem xmlns:ds="http://schemas.openxmlformats.org/officeDocument/2006/customXml" ds:itemID="{E8717378-AF4D-4D5C-A344-44B626489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5050</Words>
  <Characters>28791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39</cp:revision>
  <cp:lastPrinted>2021-12-17T10:55:00Z</cp:lastPrinted>
  <dcterms:created xsi:type="dcterms:W3CDTF">2022-01-30T09:31:00Z</dcterms:created>
  <dcterms:modified xsi:type="dcterms:W3CDTF">2022-02-01T11:58:00Z</dcterms:modified>
</cp:coreProperties>
</file>