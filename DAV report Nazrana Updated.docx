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sz w:val="24"/>
          <w:szCs w:val="24"/>
          <w:lang w:val="en-GB" w:eastAsia="ja-JP"/>
        </w:rPr>
        <w:id w:val="-839852314"/>
        <w:docPartObj>
          <w:docPartGallery w:val="Cover Pages"/>
          <w:docPartUnique/>
        </w:docPartObj>
      </w:sdtPr>
      <w:sdtEndPr/>
      <w:sdtContent>
        <w:p w14:paraId="6CFCA646" w14:textId="40891BB5" w:rsidR="003637BC" w:rsidRPr="002F63A9" w:rsidRDefault="003637BC">
          <w:pPr>
            <w:pStyle w:val="NoSpacing"/>
            <w:spacing w:before="1540" w:after="240"/>
            <w:jc w:val="center"/>
            <w:rPr>
              <w:rFonts w:ascii="Times New Roman" w:hAnsi="Times New Roman" w:cs="Times New Roman"/>
            </w:rPr>
          </w:pPr>
          <w:r w:rsidRPr="002F63A9">
            <w:rPr>
              <w:rFonts w:ascii="Times New Roman" w:hAnsi="Times New Roman" w:cs="Times New Roman"/>
              <w:noProof/>
            </w:rPr>
            <w:drawing>
              <wp:inline distT="0" distB="0" distL="0" distR="0" wp14:anchorId="13ECC655" wp14:editId="7D81592E">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imes New Roman" w:hAnsi="Times New Roman" w:cs="Times New Roman"/>
              <w:b/>
              <w:bCs/>
              <w:sz w:val="44"/>
              <w:szCs w:val="44"/>
            </w:rPr>
            <w:alias w:val="Title"/>
            <w:tag w:val=""/>
            <w:id w:val="1735040861"/>
            <w:placeholder>
              <w:docPart w:val="9D9F8C5432024A099ED173D364A63591"/>
            </w:placeholder>
            <w:dataBinding w:prefixMappings="xmlns:ns0='http://purl.org/dc/elements/1.1/' xmlns:ns1='http://schemas.openxmlformats.org/package/2006/metadata/core-properties' " w:xpath="/ns1:coreProperties[1]/ns0:title[1]" w:storeItemID="{6C3C8BC8-F283-45AE-878A-BAB7291924A1}"/>
            <w:text/>
          </w:sdtPr>
          <w:sdtEndPr/>
          <w:sdtContent>
            <w:p w14:paraId="3383C830" w14:textId="3EF4C06C" w:rsidR="003637BC" w:rsidRPr="002F63A9" w:rsidRDefault="003637BC" w:rsidP="003637BC">
              <w:pPr>
                <w:pStyle w:val="NoSpacing"/>
                <w:pBdr>
                  <w:top w:val="single" w:sz="6" w:space="6" w:color="5B9BD5" w:themeColor="accent1"/>
                  <w:bottom w:val="single" w:sz="6" w:space="6" w:color="5B9BD5" w:themeColor="accent1"/>
                </w:pBdr>
                <w:spacing w:after="240"/>
                <w:jc w:val="center"/>
                <w:rPr>
                  <w:rFonts w:ascii="Times New Roman" w:eastAsiaTheme="majorEastAsia" w:hAnsi="Times New Roman" w:cs="Times New Roman"/>
                  <w:caps/>
                  <w:sz w:val="80"/>
                  <w:szCs w:val="80"/>
                </w:rPr>
              </w:pPr>
              <w:r w:rsidRPr="002F63A9">
                <w:rPr>
                  <w:rFonts w:ascii="Times New Roman" w:eastAsia="Times New Roman" w:hAnsi="Times New Roman" w:cs="Times New Roman"/>
                  <w:b/>
                  <w:bCs/>
                  <w:sz w:val="44"/>
                  <w:szCs w:val="44"/>
                </w:rPr>
                <w:t>Data Analytics for UK Air Quality</w:t>
              </w:r>
            </w:p>
          </w:sdtContent>
        </w:sdt>
        <w:sdt>
          <w:sdtPr>
            <w:rPr>
              <w:rFonts w:ascii="Times New Roman" w:hAnsi="Times New Roman" w:cs="Times New Roman"/>
              <w:sz w:val="28"/>
              <w:szCs w:val="28"/>
            </w:rPr>
            <w:alias w:val="Subtitle"/>
            <w:tag w:val=""/>
            <w:id w:val="328029620"/>
            <w:placeholder>
              <w:docPart w:val="FA084E3BE8874C8788FB5C434BEFCF04"/>
            </w:placeholder>
            <w:dataBinding w:prefixMappings="xmlns:ns0='http://purl.org/dc/elements/1.1/' xmlns:ns1='http://schemas.openxmlformats.org/package/2006/metadata/core-properties' " w:xpath="/ns1:coreProperties[1]/ns0:subject[1]" w:storeItemID="{6C3C8BC8-F283-45AE-878A-BAB7291924A1}"/>
            <w:text/>
          </w:sdtPr>
          <w:sdtEndPr/>
          <w:sdtContent>
            <w:p w14:paraId="61A39D8C" w14:textId="624F3645" w:rsidR="003637BC" w:rsidRPr="002F63A9" w:rsidRDefault="00644125">
              <w:pPr>
                <w:pStyle w:val="NoSpacing"/>
                <w:jc w:val="center"/>
                <w:rPr>
                  <w:rFonts w:ascii="Times New Roman" w:hAnsi="Times New Roman" w:cs="Times New Roman"/>
                  <w:sz w:val="28"/>
                  <w:szCs w:val="28"/>
                </w:rPr>
              </w:pPr>
              <w:r w:rsidRPr="002F63A9">
                <w:rPr>
                  <w:rFonts w:ascii="Times New Roman" w:hAnsi="Times New Roman" w:cs="Times New Roman"/>
                  <w:sz w:val="28"/>
                  <w:szCs w:val="28"/>
                </w:rPr>
                <w:t>Student Name:</w:t>
              </w:r>
              <w:r w:rsidR="00FC00DC" w:rsidRPr="002F63A9">
                <w:rPr>
                  <w:rFonts w:ascii="Times New Roman" w:hAnsi="Times New Roman" w:cs="Times New Roman"/>
                  <w:sz w:val="28"/>
                  <w:szCs w:val="28"/>
                </w:rPr>
                <w:t xml:space="preserve"> Nazrana Patel</w:t>
              </w:r>
              <w:r w:rsidR="00210683" w:rsidRPr="002F63A9">
                <w:rPr>
                  <w:rFonts w:ascii="Times New Roman" w:hAnsi="Times New Roman" w:cs="Times New Roman"/>
                  <w:sz w:val="28"/>
                  <w:szCs w:val="28"/>
                </w:rPr>
                <w:t xml:space="preserve">   ID:77288206</w:t>
              </w:r>
            </w:p>
          </w:sdtContent>
        </w:sdt>
        <w:p w14:paraId="5CDFE1F8" w14:textId="1E03FE12" w:rsidR="003637BC" w:rsidRPr="002F63A9" w:rsidRDefault="003637BC">
          <w:pPr>
            <w:pStyle w:val="NoSpacing"/>
            <w:spacing w:before="480"/>
            <w:jc w:val="center"/>
            <w:rPr>
              <w:rFonts w:ascii="Times New Roman" w:hAnsi="Times New Roman" w:cs="Times New Roman"/>
            </w:rPr>
          </w:pPr>
          <w:r w:rsidRPr="002F63A9">
            <w:rPr>
              <w:rFonts w:ascii="Times New Roman" w:hAnsi="Times New Roman" w:cs="Times New Roman"/>
              <w:noProof/>
            </w:rPr>
            <w:drawing>
              <wp:inline distT="0" distB="0" distL="0" distR="0" wp14:anchorId="00DD6D43" wp14:editId="240999D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3AF65DA" w14:textId="222CE167" w:rsidR="003637BC" w:rsidRPr="002F63A9" w:rsidRDefault="003637BC">
          <w:pPr>
            <w:spacing w:after="160" w:line="259" w:lineRule="auto"/>
            <w:rPr>
              <w:rFonts w:ascii="Times New Roman" w:hAnsi="Times New Roman" w:cs="Times New Roman"/>
              <w:lang w:eastAsia="en-US"/>
            </w:rPr>
          </w:pPr>
          <w:r w:rsidRPr="002F63A9">
            <w:rPr>
              <w:rFonts w:ascii="Times New Roman" w:hAnsi="Times New Roman" w:cs="Times New Roman"/>
              <w:lang w:eastAsia="en-US"/>
            </w:rPr>
            <w:br w:type="page"/>
          </w:r>
        </w:p>
      </w:sdtContent>
    </w:sdt>
    <w:sdt>
      <w:sdtPr>
        <w:rPr>
          <w:rFonts w:ascii="Times New Roman" w:eastAsiaTheme="minorEastAsia" w:hAnsi="Times New Roman" w:cs="Times New Roman"/>
          <w:color w:val="auto"/>
          <w:sz w:val="24"/>
          <w:szCs w:val="24"/>
          <w:lang w:val="en-GB" w:eastAsia="ja-JP"/>
        </w:rPr>
        <w:id w:val="1385215752"/>
        <w:docPartObj>
          <w:docPartGallery w:val="Table of Contents"/>
          <w:docPartUnique/>
        </w:docPartObj>
      </w:sdtPr>
      <w:sdtEndPr>
        <w:rPr>
          <w:b/>
          <w:bCs/>
          <w:noProof/>
        </w:rPr>
      </w:sdtEndPr>
      <w:sdtContent>
        <w:p w14:paraId="220E3E2D" w14:textId="77777777" w:rsidR="00DE586D" w:rsidRPr="006660D2" w:rsidRDefault="00DE586D" w:rsidP="00FC1458">
          <w:pPr>
            <w:pStyle w:val="TOCHeading"/>
            <w:spacing w:before="0" w:line="240" w:lineRule="auto"/>
            <w:rPr>
              <w:rFonts w:ascii="Times New Roman" w:hAnsi="Times New Roman" w:cs="Times New Roman"/>
              <w:color w:val="auto"/>
            </w:rPr>
          </w:pPr>
          <w:r w:rsidRPr="006660D2">
            <w:rPr>
              <w:rFonts w:ascii="Times New Roman" w:hAnsi="Times New Roman" w:cs="Times New Roman"/>
              <w:color w:val="auto"/>
            </w:rPr>
            <w:t>Table of Contents</w:t>
          </w:r>
        </w:p>
        <w:p w14:paraId="51B61D97" w14:textId="77777777" w:rsidR="00FC1458" w:rsidRDefault="00DE586D">
          <w:pPr>
            <w:pStyle w:val="TOC1"/>
            <w:tabs>
              <w:tab w:val="left" w:pos="480"/>
              <w:tab w:val="right" w:leader="dot" w:pos="9350"/>
            </w:tabs>
            <w:spacing w:after="0" w:line="240" w:lineRule="auto"/>
            <w:rPr>
              <w:ins w:id="0" w:author="hp" w:date="2022-03-29T12:22:00Z"/>
              <w:rFonts w:asciiTheme="minorHAnsi" w:hAnsiTheme="minorHAnsi"/>
              <w:noProof/>
              <w:sz w:val="22"/>
              <w:szCs w:val="22"/>
              <w:lang w:val="en-US" w:eastAsia="en-US"/>
            </w:rPr>
            <w:pPrChange w:id="1" w:author="hp" w:date="2022-03-29T12:22:00Z">
              <w:pPr>
                <w:pStyle w:val="TOC1"/>
                <w:tabs>
                  <w:tab w:val="left" w:pos="480"/>
                  <w:tab w:val="right" w:leader="dot" w:pos="9350"/>
                </w:tabs>
              </w:pPr>
            </w:pPrChange>
          </w:pPr>
          <w:r w:rsidRPr="006660D2">
            <w:rPr>
              <w:rFonts w:ascii="Times New Roman" w:hAnsi="Times New Roman" w:cs="Times New Roman"/>
            </w:rPr>
            <w:fldChar w:fldCharType="begin"/>
          </w:r>
          <w:r w:rsidRPr="005263AB">
            <w:rPr>
              <w:rFonts w:ascii="Times New Roman" w:hAnsi="Times New Roman" w:cs="Times New Roman"/>
            </w:rPr>
            <w:instrText xml:space="preserve"> TOC \o "1-3" \h \z \u </w:instrText>
          </w:r>
          <w:r w:rsidRPr="006660D2">
            <w:rPr>
              <w:rFonts w:ascii="Times New Roman" w:hAnsi="Times New Roman" w:cs="Times New Roman"/>
            </w:rPr>
            <w:fldChar w:fldCharType="separate"/>
          </w:r>
          <w:ins w:id="2" w:author="hp" w:date="2022-03-29T12:22:00Z">
            <w:r w:rsidR="00FC1458" w:rsidRPr="00515AFB">
              <w:rPr>
                <w:rStyle w:val="Hyperlink"/>
                <w:noProof/>
              </w:rPr>
              <w:fldChar w:fldCharType="begin"/>
            </w:r>
            <w:r w:rsidR="00FC1458" w:rsidRPr="00515AFB">
              <w:rPr>
                <w:rStyle w:val="Hyperlink"/>
                <w:noProof/>
              </w:rPr>
              <w:instrText xml:space="preserve"> </w:instrText>
            </w:r>
            <w:r w:rsidR="00FC1458">
              <w:rPr>
                <w:noProof/>
              </w:rPr>
              <w:instrText>HYPERLINK \l "_Toc99448971"</w:instrText>
            </w:r>
            <w:r w:rsidR="00FC1458" w:rsidRPr="00515AFB">
              <w:rPr>
                <w:rStyle w:val="Hyperlink"/>
                <w:noProof/>
              </w:rPr>
              <w:instrText xml:space="preserve"> </w:instrText>
            </w:r>
            <w:r w:rsidR="00FC1458" w:rsidRPr="00515AFB">
              <w:rPr>
                <w:rStyle w:val="Hyperlink"/>
                <w:noProof/>
              </w:rPr>
              <w:fldChar w:fldCharType="separate"/>
            </w:r>
            <w:r w:rsidR="00FC1458" w:rsidRPr="00515AFB">
              <w:rPr>
                <w:rStyle w:val="Hyperlink"/>
                <w:rFonts w:ascii="Times New Roman" w:hAnsi="Times New Roman" w:cs="Times New Roman"/>
                <w:noProof/>
              </w:rPr>
              <w:t>1</w:t>
            </w:r>
            <w:r w:rsidR="00FC1458">
              <w:rPr>
                <w:rFonts w:asciiTheme="minorHAnsi" w:hAnsiTheme="minorHAnsi"/>
                <w:noProof/>
                <w:sz w:val="22"/>
                <w:szCs w:val="22"/>
                <w:lang w:val="en-US" w:eastAsia="en-US"/>
              </w:rPr>
              <w:tab/>
            </w:r>
            <w:r w:rsidR="00FC1458" w:rsidRPr="00515AFB">
              <w:rPr>
                <w:rStyle w:val="Hyperlink"/>
                <w:rFonts w:ascii="Times New Roman" w:hAnsi="Times New Roman" w:cs="Times New Roman"/>
                <w:noProof/>
              </w:rPr>
              <w:t>Abstract</w:t>
            </w:r>
            <w:r w:rsidR="00FC1458" w:rsidRPr="00515AFB">
              <w:rPr>
                <w:rStyle w:val="Hyperlink"/>
                <w:rFonts w:ascii="Times New Roman" w:eastAsia="Times New Roman" w:hAnsi="Times New Roman" w:cs="Times New Roman"/>
                <w:noProof/>
              </w:rPr>
              <w:t xml:space="preserve"> -</w:t>
            </w:r>
            <w:r w:rsidR="00FC1458">
              <w:rPr>
                <w:noProof/>
                <w:webHidden/>
              </w:rPr>
              <w:tab/>
            </w:r>
            <w:r w:rsidR="00FC1458">
              <w:rPr>
                <w:noProof/>
                <w:webHidden/>
              </w:rPr>
              <w:fldChar w:fldCharType="begin"/>
            </w:r>
            <w:r w:rsidR="00FC1458">
              <w:rPr>
                <w:noProof/>
                <w:webHidden/>
              </w:rPr>
              <w:instrText xml:space="preserve"> PAGEREF _Toc99448971 \h </w:instrText>
            </w:r>
          </w:ins>
          <w:r w:rsidR="00FC1458">
            <w:rPr>
              <w:noProof/>
              <w:webHidden/>
            </w:rPr>
          </w:r>
          <w:r w:rsidR="00FC1458">
            <w:rPr>
              <w:noProof/>
              <w:webHidden/>
            </w:rPr>
            <w:fldChar w:fldCharType="separate"/>
          </w:r>
          <w:ins w:id="3" w:author="hp" w:date="2022-03-29T12:22:00Z">
            <w:r w:rsidR="00FC1458">
              <w:rPr>
                <w:noProof/>
                <w:webHidden/>
              </w:rPr>
              <w:t>4</w:t>
            </w:r>
            <w:r w:rsidR="00FC1458">
              <w:rPr>
                <w:noProof/>
                <w:webHidden/>
              </w:rPr>
              <w:fldChar w:fldCharType="end"/>
            </w:r>
            <w:r w:rsidR="00FC1458" w:rsidRPr="00515AFB">
              <w:rPr>
                <w:rStyle w:val="Hyperlink"/>
                <w:noProof/>
              </w:rPr>
              <w:fldChar w:fldCharType="end"/>
            </w:r>
          </w:ins>
        </w:p>
        <w:p w14:paraId="5299FD1A" w14:textId="77777777" w:rsidR="00FC1458" w:rsidRDefault="00FC1458">
          <w:pPr>
            <w:pStyle w:val="TOC1"/>
            <w:tabs>
              <w:tab w:val="left" w:pos="480"/>
              <w:tab w:val="right" w:leader="dot" w:pos="9350"/>
            </w:tabs>
            <w:spacing w:after="0" w:line="240" w:lineRule="auto"/>
            <w:rPr>
              <w:ins w:id="4" w:author="hp" w:date="2022-03-29T12:22:00Z"/>
              <w:rFonts w:asciiTheme="minorHAnsi" w:hAnsiTheme="minorHAnsi"/>
              <w:noProof/>
              <w:sz w:val="22"/>
              <w:szCs w:val="22"/>
              <w:lang w:val="en-US" w:eastAsia="en-US"/>
            </w:rPr>
            <w:pPrChange w:id="5" w:author="hp" w:date="2022-03-29T12:22:00Z">
              <w:pPr>
                <w:pStyle w:val="TOC1"/>
                <w:tabs>
                  <w:tab w:val="left" w:pos="480"/>
                  <w:tab w:val="right" w:leader="dot" w:pos="9350"/>
                </w:tabs>
              </w:pPr>
            </w:pPrChange>
          </w:pPr>
          <w:ins w:id="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"_Toc99448972"</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eastAsia="Times New Roman" w:hAnsi="Times New Roman" w:cs="Times New Roman"/>
                <w:noProof/>
              </w:rPr>
              <w:t>2</w:t>
            </w:r>
            <w:r>
              <w:rPr>
                <w:rFonts w:asciiTheme="minorHAnsi" w:hAnsiTheme="minorHAnsi"/>
                <w:noProof/>
                <w:sz w:val="22"/>
                <w:szCs w:val="22"/>
                <w:lang w:val="en-US" w:eastAsia="en-US"/>
              </w:rPr>
              <w:tab/>
            </w:r>
            <w:r w:rsidRPr="00515AFB">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_Toc99448972 \h </w:instrText>
            </w:r>
          </w:ins>
          <w:r>
            <w:rPr>
              <w:noProof/>
              <w:webHidden/>
            </w:rPr>
          </w:r>
          <w:r>
            <w:rPr>
              <w:noProof/>
              <w:webHidden/>
            </w:rPr>
            <w:fldChar w:fldCharType="separate"/>
          </w:r>
          <w:ins w:id="7" w:author="hp" w:date="2022-03-29T12:22:00Z">
            <w:r>
              <w:rPr>
                <w:noProof/>
                <w:webHidden/>
              </w:rPr>
              <w:t>4</w:t>
            </w:r>
            <w:r>
              <w:rPr>
                <w:noProof/>
                <w:webHidden/>
              </w:rPr>
              <w:fldChar w:fldCharType="end"/>
            </w:r>
            <w:r w:rsidRPr="00515AFB">
              <w:rPr>
                <w:rStyle w:val="Hyperlink"/>
                <w:noProof/>
              </w:rPr>
              <w:fldChar w:fldCharType="end"/>
            </w:r>
          </w:ins>
        </w:p>
        <w:p w14:paraId="788FA0B7" w14:textId="77777777" w:rsidR="00FC1458" w:rsidRDefault="00FC1458">
          <w:pPr>
            <w:pStyle w:val="TOC2"/>
            <w:tabs>
              <w:tab w:val="left" w:pos="880"/>
              <w:tab w:val="right" w:leader="dot" w:pos="9350"/>
            </w:tabs>
            <w:spacing w:after="0" w:line="240" w:lineRule="auto"/>
            <w:rPr>
              <w:ins w:id="8" w:author="hp" w:date="2022-03-29T12:22:00Z"/>
              <w:rFonts w:asciiTheme="minorHAnsi" w:hAnsiTheme="minorHAnsi"/>
              <w:noProof/>
              <w:sz w:val="22"/>
              <w:szCs w:val="22"/>
              <w:lang w:val="en-US" w:eastAsia="en-US"/>
            </w:rPr>
            <w:pPrChange w:id="9" w:author="hp" w:date="2022-03-29T12:22:00Z">
              <w:pPr>
                <w:pStyle w:val="TOC2"/>
                <w:tabs>
                  <w:tab w:val="left" w:pos="880"/>
                  <w:tab w:val="right" w:leader="dot" w:pos="9350"/>
                </w:tabs>
              </w:pPr>
            </w:pPrChange>
          </w:pPr>
          <w:ins w:id="1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"_Toc99448973"</w:instrText>
            </w:r>
            <w:r w:rsidRPr="00515AFB">
              <w:rPr>
                <w:rStyle w:val="Hyperlink"/>
                <w:noProof/>
              </w:rPr>
              <w:instrText xml:space="preserve"> </w:instrText>
            </w:r>
            <w:r w:rsidRPr="00515AFB">
              <w:rPr>
                <w:rStyle w:val="Hyperlink"/>
                <w:noProof/>
              </w:rPr>
              <w:fldChar w:fldCharType="separate"/>
            </w:r>
            <w:r w:rsidRPr="00515AFB">
              <w:rPr>
                <w:rStyle w:val="Hyperlink"/>
                <w:noProof/>
              </w:rPr>
              <w:t>2.1</w:t>
            </w:r>
            <w:r>
              <w:rPr>
                <w:rFonts w:asciiTheme="minorHAnsi" w:hAnsiTheme="minorHAnsi"/>
                <w:noProof/>
                <w:sz w:val="22"/>
                <w:szCs w:val="22"/>
                <w:lang w:val="en-US" w:eastAsia="en-US"/>
              </w:rPr>
              <w:tab/>
            </w:r>
            <w:r w:rsidRPr="00515AFB">
              <w:rPr>
                <w:rStyle w:val="Hyperlink"/>
                <w:noProof/>
              </w:rPr>
              <w:t>Background</w:t>
            </w:r>
            <w:r>
              <w:rPr>
                <w:noProof/>
                <w:webHidden/>
              </w:rPr>
              <w:tab/>
            </w:r>
            <w:r>
              <w:rPr>
                <w:noProof/>
                <w:webHidden/>
              </w:rPr>
              <w:fldChar w:fldCharType="begin"/>
            </w:r>
            <w:r>
              <w:rPr>
                <w:noProof/>
                <w:webHidden/>
              </w:rPr>
              <w:instrText xml:space="preserve"> PAGEREF _Toc99448973 \h </w:instrText>
            </w:r>
          </w:ins>
          <w:r>
            <w:rPr>
              <w:noProof/>
              <w:webHidden/>
            </w:rPr>
          </w:r>
          <w:r>
            <w:rPr>
              <w:noProof/>
              <w:webHidden/>
            </w:rPr>
            <w:fldChar w:fldCharType="separate"/>
          </w:r>
          <w:ins w:id="11" w:author="hp" w:date="2022-03-29T12:22:00Z">
            <w:r>
              <w:rPr>
                <w:noProof/>
                <w:webHidden/>
              </w:rPr>
              <w:t>5</w:t>
            </w:r>
            <w:r>
              <w:rPr>
                <w:noProof/>
                <w:webHidden/>
              </w:rPr>
              <w:fldChar w:fldCharType="end"/>
            </w:r>
            <w:r w:rsidRPr="00515AFB">
              <w:rPr>
                <w:rStyle w:val="Hyperlink"/>
                <w:noProof/>
              </w:rPr>
              <w:fldChar w:fldCharType="end"/>
            </w:r>
          </w:ins>
        </w:p>
        <w:p w14:paraId="39157741" w14:textId="77777777" w:rsidR="00FC1458" w:rsidRDefault="00FC1458">
          <w:pPr>
            <w:pStyle w:val="TOC2"/>
            <w:tabs>
              <w:tab w:val="left" w:pos="880"/>
              <w:tab w:val="right" w:leader="dot" w:pos="9350"/>
            </w:tabs>
            <w:spacing w:after="0" w:line="240" w:lineRule="auto"/>
            <w:rPr>
              <w:ins w:id="12" w:author="hp" w:date="2022-03-29T12:22:00Z"/>
              <w:rFonts w:asciiTheme="minorHAnsi" w:hAnsiTheme="minorHAnsi"/>
              <w:noProof/>
              <w:sz w:val="22"/>
              <w:szCs w:val="22"/>
              <w:lang w:val="en-US" w:eastAsia="en-US"/>
            </w:rPr>
            <w:pPrChange w:id="13" w:author="hp" w:date="2022-03-29T12:22:00Z">
              <w:pPr>
                <w:pStyle w:val="TOC2"/>
                <w:tabs>
                  <w:tab w:val="left" w:pos="880"/>
                  <w:tab w:val="right" w:leader="dot" w:pos="9350"/>
                </w:tabs>
              </w:pPr>
            </w:pPrChange>
          </w:pPr>
          <w:ins w:id="1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"_Toc99448974"</w:instrText>
            </w:r>
            <w:r w:rsidRPr="00515AFB">
              <w:rPr>
                <w:rStyle w:val="Hyperlink"/>
                <w:noProof/>
              </w:rPr>
              <w:instrText xml:space="preserve"> </w:instrText>
            </w:r>
            <w:r w:rsidRPr="00515AFB">
              <w:rPr>
                <w:rStyle w:val="Hyperlink"/>
                <w:noProof/>
              </w:rPr>
              <w:fldChar w:fldCharType="separate"/>
            </w:r>
            <w:r w:rsidRPr="00515AFB">
              <w:rPr>
                <w:rStyle w:val="Hyperlink"/>
                <w:noProof/>
              </w:rPr>
              <w:t>2.2</w:t>
            </w:r>
            <w:r>
              <w:rPr>
                <w:rFonts w:asciiTheme="minorHAnsi" w:hAnsiTheme="minorHAnsi"/>
                <w:noProof/>
                <w:sz w:val="22"/>
                <w:szCs w:val="22"/>
                <w:lang w:val="en-US" w:eastAsia="en-US"/>
              </w:rPr>
              <w:tab/>
            </w:r>
            <w:r w:rsidRPr="00515AFB">
              <w:rPr>
                <w:rStyle w:val="Hyperlink"/>
                <w:noProof/>
              </w:rPr>
              <w:t>Aim and Objectives</w:t>
            </w:r>
            <w:r>
              <w:rPr>
                <w:noProof/>
                <w:webHidden/>
              </w:rPr>
              <w:tab/>
            </w:r>
            <w:r>
              <w:rPr>
                <w:noProof/>
                <w:webHidden/>
              </w:rPr>
              <w:fldChar w:fldCharType="begin"/>
            </w:r>
            <w:r>
              <w:rPr>
                <w:noProof/>
                <w:webHidden/>
              </w:rPr>
              <w:instrText xml:space="preserve"> PAGEREF _Toc99448974 \h </w:instrText>
            </w:r>
          </w:ins>
          <w:r>
            <w:rPr>
              <w:noProof/>
              <w:webHidden/>
            </w:rPr>
          </w:r>
          <w:r>
            <w:rPr>
              <w:noProof/>
              <w:webHidden/>
            </w:rPr>
            <w:fldChar w:fldCharType="separate"/>
          </w:r>
          <w:ins w:id="15" w:author="hp" w:date="2022-03-29T12:22:00Z">
            <w:r>
              <w:rPr>
                <w:noProof/>
                <w:webHidden/>
              </w:rPr>
              <w:t>5</w:t>
            </w:r>
            <w:r>
              <w:rPr>
                <w:noProof/>
                <w:webHidden/>
              </w:rPr>
              <w:fldChar w:fldCharType="end"/>
            </w:r>
            <w:r w:rsidRPr="00515AFB">
              <w:rPr>
                <w:rStyle w:val="Hyperlink"/>
                <w:noProof/>
              </w:rPr>
              <w:fldChar w:fldCharType="end"/>
            </w:r>
          </w:ins>
        </w:p>
        <w:p w14:paraId="078CCC50" w14:textId="77777777" w:rsidR="00FC1458" w:rsidRDefault="00FC1458">
          <w:pPr>
            <w:pStyle w:val="TOC2"/>
            <w:tabs>
              <w:tab w:val="left" w:pos="880"/>
              <w:tab w:val="right" w:leader="dot" w:pos="9350"/>
            </w:tabs>
            <w:spacing w:after="0" w:line="240" w:lineRule="auto"/>
            <w:rPr>
              <w:ins w:id="16" w:author="hp" w:date="2022-03-29T12:22:00Z"/>
              <w:rFonts w:asciiTheme="minorHAnsi" w:hAnsiTheme="minorHAnsi"/>
              <w:noProof/>
              <w:sz w:val="22"/>
              <w:szCs w:val="22"/>
              <w:lang w:val="en-US" w:eastAsia="en-US"/>
            </w:rPr>
            <w:pPrChange w:id="17" w:author="hp" w:date="2022-03-29T12:22:00Z">
              <w:pPr>
                <w:pStyle w:val="TOC2"/>
                <w:tabs>
                  <w:tab w:val="left" w:pos="880"/>
                  <w:tab w:val="right" w:leader="dot" w:pos="9350"/>
                </w:tabs>
              </w:pPr>
            </w:pPrChange>
          </w:pPr>
          <w:ins w:id="1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"_Toc99448975"</w:instrText>
            </w:r>
            <w:r w:rsidRPr="00515AFB">
              <w:rPr>
                <w:rStyle w:val="Hyperlink"/>
                <w:noProof/>
              </w:rPr>
              <w:instrText xml:space="preserve"> </w:instrText>
            </w:r>
            <w:r w:rsidRPr="00515AFB">
              <w:rPr>
                <w:rStyle w:val="Hyperlink"/>
                <w:noProof/>
              </w:rPr>
              <w:fldChar w:fldCharType="separate"/>
            </w:r>
            <w:r w:rsidRPr="00515AFB">
              <w:rPr>
                <w:rStyle w:val="Hyperlink"/>
                <w:noProof/>
              </w:rPr>
              <w:t>2.3</w:t>
            </w:r>
            <w:r>
              <w:rPr>
                <w:rFonts w:asciiTheme="minorHAnsi" w:hAnsiTheme="minorHAnsi"/>
                <w:noProof/>
                <w:sz w:val="22"/>
                <w:szCs w:val="22"/>
                <w:lang w:val="en-US" w:eastAsia="en-US"/>
              </w:rPr>
              <w:tab/>
            </w:r>
            <w:r w:rsidRPr="00515AFB">
              <w:rPr>
                <w:rStyle w:val="Hyperlink"/>
                <w:noProof/>
              </w:rPr>
              <w:t>Rationale</w:t>
            </w:r>
            <w:r>
              <w:rPr>
                <w:noProof/>
                <w:webHidden/>
              </w:rPr>
              <w:tab/>
            </w:r>
            <w:r>
              <w:rPr>
                <w:noProof/>
                <w:webHidden/>
              </w:rPr>
              <w:fldChar w:fldCharType="begin"/>
            </w:r>
            <w:r>
              <w:rPr>
                <w:noProof/>
                <w:webHidden/>
              </w:rPr>
              <w:instrText xml:space="preserve"> PAGEREF _Toc99448975 \h </w:instrText>
            </w:r>
          </w:ins>
          <w:r>
            <w:rPr>
              <w:noProof/>
              <w:webHidden/>
            </w:rPr>
          </w:r>
          <w:r>
            <w:rPr>
              <w:noProof/>
              <w:webHidden/>
            </w:rPr>
            <w:fldChar w:fldCharType="separate"/>
          </w:r>
          <w:ins w:id="19" w:author="hp" w:date="2022-03-29T12:22:00Z">
            <w:r>
              <w:rPr>
                <w:noProof/>
                <w:webHidden/>
              </w:rPr>
              <w:t>5</w:t>
            </w:r>
            <w:r>
              <w:rPr>
                <w:noProof/>
                <w:webHidden/>
              </w:rPr>
              <w:fldChar w:fldCharType="end"/>
            </w:r>
            <w:r w:rsidRPr="00515AFB">
              <w:rPr>
                <w:rStyle w:val="Hyperlink"/>
                <w:noProof/>
              </w:rPr>
              <w:fldChar w:fldCharType="end"/>
            </w:r>
          </w:ins>
        </w:p>
        <w:p w14:paraId="3F86C86B" w14:textId="77777777" w:rsidR="00FC1458" w:rsidRDefault="00FC1458">
          <w:pPr>
            <w:pStyle w:val="TOC2"/>
            <w:tabs>
              <w:tab w:val="left" w:pos="880"/>
              <w:tab w:val="right" w:leader="dot" w:pos="9350"/>
            </w:tabs>
            <w:spacing w:after="0" w:line="240" w:lineRule="auto"/>
            <w:rPr>
              <w:ins w:id="20" w:author="hp" w:date="2022-03-29T12:22:00Z"/>
              <w:rFonts w:asciiTheme="minorHAnsi" w:hAnsiTheme="minorHAnsi"/>
              <w:noProof/>
              <w:sz w:val="22"/>
              <w:szCs w:val="22"/>
              <w:lang w:val="en-US" w:eastAsia="en-US"/>
            </w:rPr>
            <w:pPrChange w:id="21" w:author="hp" w:date="2022-03-29T12:22:00Z">
              <w:pPr>
                <w:pStyle w:val="TOC2"/>
                <w:tabs>
                  <w:tab w:val="left" w:pos="880"/>
                  <w:tab w:val="right" w:leader="dot" w:pos="9350"/>
                </w:tabs>
              </w:pPr>
            </w:pPrChange>
          </w:pPr>
          <w:ins w:id="2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"_Toc99448976"</w:instrText>
            </w:r>
            <w:r w:rsidRPr="00515AFB">
              <w:rPr>
                <w:rStyle w:val="Hyperlink"/>
                <w:noProof/>
              </w:rPr>
              <w:instrText xml:space="preserve"> </w:instrText>
            </w:r>
            <w:r w:rsidRPr="00515AFB">
              <w:rPr>
                <w:rStyle w:val="Hyperlink"/>
                <w:noProof/>
              </w:rPr>
              <w:fldChar w:fldCharType="separate"/>
            </w:r>
            <w:r w:rsidRPr="00515AFB">
              <w:rPr>
                <w:rStyle w:val="Hyperlink"/>
                <w:noProof/>
              </w:rPr>
              <w:t>2.4</w:t>
            </w:r>
            <w:r>
              <w:rPr>
                <w:rFonts w:asciiTheme="minorHAnsi" w:hAnsiTheme="minorHAnsi"/>
                <w:noProof/>
                <w:sz w:val="22"/>
                <w:szCs w:val="22"/>
                <w:lang w:val="en-US" w:eastAsia="en-US"/>
              </w:rPr>
              <w:tab/>
            </w:r>
            <w:r w:rsidRPr="00515AFB">
              <w:rPr>
                <w:rStyle w:val="Hyperlink"/>
                <w:noProof/>
              </w:rPr>
              <w:t>Contribution</w:t>
            </w:r>
            <w:r>
              <w:rPr>
                <w:noProof/>
                <w:webHidden/>
              </w:rPr>
              <w:tab/>
            </w:r>
            <w:r>
              <w:rPr>
                <w:noProof/>
                <w:webHidden/>
              </w:rPr>
              <w:fldChar w:fldCharType="begin"/>
            </w:r>
            <w:r>
              <w:rPr>
                <w:noProof/>
                <w:webHidden/>
              </w:rPr>
              <w:instrText xml:space="preserve"> PAGEREF _Toc99448976 \h </w:instrText>
            </w:r>
          </w:ins>
          <w:r>
            <w:rPr>
              <w:noProof/>
              <w:webHidden/>
            </w:rPr>
          </w:r>
          <w:r>
            <w:rPr>
              <w:noProof/>
              <w:webHidden/>
            </w:rPr>
            <w:fldChar w:fldCharType="separate"/>
          </w:r>
          <w:ins w:id="23" w:author="hp" w:date="2022-03-29T12:22:00Z">
            <w:r>
              <w:rPr>
                <w:noProof/>
                <w:webHidden/>
              </w:rPr>
              <w:t>6</w:t>
            </w:r>
            <w:r>
              <w:rPr>
                <w:noProof/>
                <w:webHidden/>
              </w:rPr>
              <w:fldChar w:fldCharType="end"/>
            </w:r>
            <w:r w:rsidRPr="00515AFB">
              <w:rPr>
                <w:rStyle w:val="Hyperlink"/>
                <w:noProof/>
              </w:rPr>
              <w:fldChar w:fldCharType="end"/>
            </w:r>
          </w:ins>
        </w:p>
        <w:p w14:paraId="30C382EB" w14:textId="77777777" w:rsidR="00FC1458" w:rsidRDefault="00FC1458">
          <w:pPr>
            <w:pStyle w:val="TOC2"/>
            <w:tabs>
              <w:tab w:val="left" w:pos="880"/>
              <w:tab w:val="right" w:leader="dot" w:pos="9350"/>
            </w:tabs>
            <w:spacing w:after="0" w:line="240" w:lineRule="auto"/>
            <w:rPr>
              <w:ins w:id="24" w:author="hp" w:date="2022-03-29T12:22:00Z"/>
              <w:rFonts w:asciiTheme="minorHAnsi" w:hAnsiTheme="minorHAnsi"/>
              <w:noProof/>
              <w:sz w:val="22"/>
              <w:szCs w:val="22"/>
              <w:lang w:val="en-US" w:eastAsia="en-US"/>
            </w:rPr>
            <w:pPrChange w:id="25" w:author="hp" w:date="2022-03-29T12:22:00Z">
              <w:pPr>
                <w:pStyle w:val="TOC2"/>
                <w:tabs>
                  <w:tab w:val="left" w:pos="880"/>
                  <w:tab w:val="right" w:leader="dot" w:pos="9350"/>
                </w:tabs>
              </w:pPr>
            </w:pPrChange>
          </w:pPr>
          <w:ins w:id="2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"_Toc99448977"</w:instrText>
            </w:r>
            <w:r w:rsidRPr="00515AFB">
              <w:rPr>
                <w:rStyle w:val="Hyperlink"/>
                <w:noProof/>
              </w:rPr>
              <w:instrText xml:space="preserve"> </w:instrText>
            </w:r>
            <w:r w:rsidRPr="00515AFB">
              <w:rPr>
                <w:rStyle w:val="Hyperlink"/>
                <w:noProof/>
              </w:rPr>
              <w:fldChar w:fldCharType="separate"/>
            </w:r>
            <w:r w:rsidRPr="00515AFB">
              <w:rPr>
                <w:rStyle w:val="Hyperlink"/>
                <w:noProof/>
              </w:rPr>
              <w:t>2.5</w:t>
            </w:r>
            <w:r>
              <w:rPr>
                <w:rFonts w:asciiTheme="minorHAnsi" w:hAnsiTheme="minorHAnsi"/>
                <w:noProof/>
                <w:sz w:val="22"/>
                <w:szCs w:val="22"/>
                <w:lang w:val="en-US" w:eastAsia="en-US"/>
              </w:rPr>
              <w:tab/>
            </w:r>
            <w:r w:rsidRPr="00515AFB">
              <w:rPr>
                <w:rStyle w:val="Hyperlink"/>
                <w:noProof/>
              </w:rPr>
              <w:t>Organisation of report</w:t>
            </w:r>
            <w:r>
              <w:rPr>
                <w:noProof/>
                <w:webHidden/>
              </w:rPr>
              <w:tab/>
            </w:r>
            <w:r>
              <w:rPr>
                <w:noProof/>
                <w:webHidden/>
              </w:rPr>
              <w:fldChar w:fldCharType="begin"/>
            </w:r>
            <w:r>
              <w:rPr>
                <w:noProof/>
                <w:webHidden/>
              </w:rPr>
              <w:instrText xml:space="preserve"> PAGEREF _Toc99448977 \h </w:instrText>
            </w:r>
          </w:ins>
          <w:r>
            <w:rPr>
              <w:noProof/>
              <w:webHidden/>
            </w:rPr>
          </w:r>
          <w:r>
            <w:rPr>
              <w:noProof/>
              <w:webHidden/>
            </w:rPr>
            <w:fldChar w:fldCharType="separate"/>
          </w:r>
          <w:ins w:id="27" w:author="hp" w:date="2022-03-29T12:22:00Z">
            <w:r>
              <w:rPr>
                <w:noProof/>
                <w:webHidden/>
              </w:rPr>
              <w:t>6</w:t>
            </w:r>
            <w:r>
              <w:rPr>
                <w:noProof/>
                <w:webHidden/>
              </w:rPr>
              <w:fldChar w:fldCharType="end"/>
            </w:r>
            <w:r w:rsidRPr="00515AFB">
              <w:rPr>
                <w:rStyle w:val="Hyperlink"/>
                <w:noProof/>
              </w:rPr>
              <w:fldChar w:fldCharType="end"/>
            </w:r>
          </w:ins>
        </w:p>
        <w:p w14:paraId="5782473D" w14:textId="77777777" w:rsidR="00FC1458" w:rsidRDefault="00FC1458">
          <w:pPr>
            <w:pStyle w:val="TOC1"/>
            <w:tabs>
              <w:tab w:val="left" w:pos="480"/>
              <w:tab w:val="right" w:leader="dot" w:pos="9350"/>
            </w:tabs>
            <w:spacing w:after="0" w:line="240" w:lineRule="auto"/>
            <w:rPr>
              <w:ins w:id="28" w:author="hp" w:date="2022-03-29T12:22:00Z"/>
              <w:rFonts w:asciiTheme="minorHAnsi" w:hAnsiTheme="minorHAnsi"/>
              <w:noProof/>
              <w:sz w:val="22"/>
              <w:szCs w:val="22"/>
              <w:lang w:val="en-US" w:eastAsia="en-US"/>
            </w:rPr>
            <w:pPrChange w:id="29" w:author="hp" w:date="2022-03-29T12:22:00Z">
              <w:pPr>
                <w:pStyle w:val="TOC1"/>
                <w:tabs>
                  <w:tab w:val="left" w:pos="480"/>
                  <w:tab w:val="right" w:leader="dot" w:pos="9350"/>
                </w:tabs>
              </w:pPr>
            </w:pPrChange>
          </w:pPr>
          <w:ins w:id="3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"_Toc99448978"</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3</w:t>
            </w:r>
            <w:r>
              <w:rPr>
                <w:rFonts w:asciiTheme="minorHAnsi" w:hAnsiTheme="minorHAnsi"/>
                <w:noProof/>
                <w:sz w:val="22"/>
                <w:szCs w:val="22"/>
                <w:lang w:val="en-US" w:eastAsia="en-US"/>
              </w:rPr>
              <w:tab/>
            </w:r>
            <w:r w:rsidRPr="00515AFB">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_Toc99448978 \h </w:instrText>
            </w:r>
          </w:ins>
          <w:r>
            <w:rPr>
              <w:noProof/>
              <w:webHidden/>
            </w:rPr>
          </w:r>
          <w:r>
            <w:rPr>
              <w:noProof/>
              <w:webHidden/>
            </w:rPr>
            <w:fldChar w:fldCharType="separate"/>
          </w:r>
          <w:ins w:id="31" w:author="hp" w:date="2022-03-29T12:22:00Z">
            <w:r>
              <w:rPr>
                <w:noProof/>
                <w:webHidden/>
              </w:rPr>
              <w:t>6</w:t>
            </w:r>
            <w:r>
              <w:rPr>
                <w:noProof/>
                <w:webHidden/>
              </w:rPr>
              <w:fldChar w:fldCharType="end"/>
            </w:r>
            <w:r w:rsidRPr="00515AFB">
              <w:rPr>
                <w:rStyle w:val="Hyperlink"/>
                <w:noProof/>
              </w:rPr>
              <w:fldChar w:fldCharType="end"/>
            </w:r>
          </w:ins>
        </w:p>
        <w:p w14:paraId="3BF3CF25" w14:textId="77777777" w:rsidR="00FC1458" w:rsidRDefault="00FC1458">
          <w:pPr>
            <w:pStyle w:val="TOC1"/>
            <w:tabs>
              <w:tab w:val="left" w:pos="480"/>
              <w:tab w:val="right" w:leader="dot" w:pos="9350"/>
            </w:tabs>
            <w:spacing w:after="0" w:line="240" w:lineRule="auto"/>
            <w:rPr>
              <w:ins w:id="32" w:author="hp" w:date="2022-03-29T12:22:00Z"/>
              <w:rFonts w:asciiTheme="minorHAnsi" w:hAnsiTheme="minorHAnsi"/>
              <w:noProof/>
              <w:sz w:val="22"/>
              <w:szCs w:val="22"/>
              <w:lang w:val="en-US" w:eastAsia="en-US"/>
            </w:rPr>
            <w:pPrChange w:id="33" w:author="hp" w:date="2022-03-29T12:22:00Z">
              <w:pPr>
                <w:pStyle w:val="TOC1"/>
                <w:tabs>
                  <w:tab w:val="left" w:pos="480"/>
                  <w:tab w:val="right" w:leader="dot" w:pos="9350"/>
                </w:tabs>
              </w:pPr>
            </w:pPrChange>
          </w:pPr>
          <w:ins w:id="3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"_Toc99448980"</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4</w:t>
            </w:r>
            <w:r>
              <w:rPr>
                <w:rFonts w:asciiTheme="minorHAnsi" w:hAnsiTheme="minorHAnsi"/>
                <w:noProof/>
                <w:sz w:val="22"/>
                <w:szCs w:val="22"/>
                <w:lang w:val="en-US" w:eastAsia="en-US"/>
              </w:rPr>
              <w:tab/>
            </w:r>
            <w:r w:rsidRPr="00515AFB">
              <w:rPr>
                <w:rStyle w:val="Hyperlink"/>
                <w:rFonts w:ascii="Times New Roman" w:hAnsi="Times New Roman" w:cs="Times New Roman"/>
                <w:noProof/>
              </w:rPr>
              <w:t>Methodology – Findings and discussion</w:t>
            </w:r>
            <w:r>
              <w:rPr>
                <w:noProof/>
                <w:webHidden/>
              </w:rPr>
              <w:tab/>
            </w:r>
            <w:r>
              <w:rPr>
                <w:noProof/>
                <w:webHidden/>
              </w:rPr>
              <w:fldChar w:fldCharType="begin"/>
            </w:r>
            <w:r>
              <w:rPr>
                <w:noProof/>
                <w:webHidden/>
              </w:rPr>
              <w:instrText xml:space="preserve"> PAGEREF _Toc99448980 \h </w:instrText>
            </w:r>
          </w:ins>
          <w:r>
            <w:rPr>
              <w:noProof/>
              <w:webHidden/>
            </w:rPr>
          </w:r>
          <w:r>
            <w:rPr>
              <w:noProof/>
              <w:webHidden/>
            </w:rPr>
            <w:fldChar w:fldCharType="separate"/>
          </w:r>
          <w:ins w:id="35" w:author="hp" w:date="2022-03-29T12:22:00Z">
            <w:r>
              <w:rPr>
                <w:noProof/>
                <w:webHidden/>
              </w:rPr>
              <w:t>8</w:t>
            </w:r>
            <w:r>
              <w:rPr>
                <w:noProof/>
                <w:webHidden/>
              </w:rPr>
              <w:fldChar w:fldCharType="end"/>
            </w:r>
            <w:r w:rsidRPr="00515AFB">
              <w:rPr>
                <w:rStyle w:val="Hyperlink"/>
                <w:noProof/>
              </w:rPr>
              <w:fldChar w:fldCharType="end"/>
            </w:r>
          </w:ins>
        </w:p>
        <w:p w14:paraId="135E8C12" w14:textId="77777777" w:rsidR="00FC1458" w:rsidRDefault="00FC1458">
          <w:pPr>
            <w:pStyle w:val="TOC2"/>
            <w:tabs>
              <w:tab w:val="left" w:pos="880"/>
              <w:tab w:val="right" w:leader="dot" w:pos="9350"/>
            </w:tabs>
            <w:spacing w:after="0" w:line="240" w:lineRule="auto"/>
            <w:rPr>
              <w:ins w:id="36" w:author="hp" w:date="2022-03-29T12:22:00Z"/>
              <w:rFonts w:asciiTheme="minorHAnsi" w:hAnsiTheme="minorHAnsi"/>
              <w:noProof/>
              <w:sz w:val="22"/>
              <w:szCs w:val="22"/>
              <w:lang w:val="en-US" w:eastAsia="en-US"/>
            </w:rPr>
            <w:pPrChange w:id="37" w:author="hp" w:date="2022-03-29T12:22:00Z">
              <w:pPr>
                <w:pStyle w:val="TOC2"/>
                <w:tabs>
                  <w:tab w:val="left" w:pos="880"/>
                  <w:tab w:val="right" w:leader="dot" w:pos="9350"/>
                </w:tabs>
              </w:pPr>
            </w:pPrChange>
          </w:pPr>
          <w:ins w:id="3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"_Toc99448981"</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4.1</w:t>
            </w:r>
            <w:r>
              <w:rPr>
                <w:rFonts w:asciiTheme="minorHAnsi" w:hAnsiTheme="minorHAnsi"/>
                <w:noProof/>
                <w:sz w:val="22"/>
                <w:szCs w:val="22"/>
                <w:lang w:val="en-US" w:eastAsia="en-US"/>
              </w:rPr>
              <w:tab/>
            </w:r>
            <w:r w:rsidRPr="00515AFB">
              <w:rPr>
                <w:rStyle w:val="Hyperlink"/>
                <w:rFonts w:ascii="Times New Roman" w:hAnsi="Times New Roman" w:cs="Times New Roman"/>
                <w:noProof/>
              </w:rPr>
              <w:t xml:space="preserve">Data Collection method </w:t>
            </w:r>
            <w:r>
              <w:rPr>
                <w:noProof/>
                <w:webHidden/>
              </w:rPr>
              <w:tab/>
            </w:r>
            <w:r>
              <w:rPr>
                <w:noProof/>
                <w:webHidden/>
              </w:rPr>
              <w:fldChar w:fldCharType="begin"/>
            </w:r>
            <w:r>
              <w:rPr>
                <w:noProof/>
                <w:webHidden/>
              </w:rPr>
              <w:instrText xml:space="preserve"> PAGEREF _Toc99448981 \h </w:instrText>
            </w:r>
          </w:ins>
          <w:r>
            <w:rPr>
              <w:noProof/>
              <w:webHidden/>
            </w:rPr>
          </w:r>
          <w:r>
            <w:rPr>
              <w:noProof/>
              <w:webHidden/>
            </w:rPr>
            <w:fldChar w:fldCharType="separate"/>
          </w:r>
          <w:ins w:id="39" w:author="hp" w:date="2022-03-29T12:22:00Z">
            <w:r>
              <w:rPr>
                <w:noProof/>
                <w:webHidden/>
              </w:rPr>
              <w:t>8</w:t>
            </w:r>
            <w:r>
              <w:rPr>
                <w:noProof/>
                <w:webHidden/>
              </w:rPr>
              <w:fldChar w:fldCharType="end"/>
            </w:r>
            <w:r w:rsidRPr="00515AFB">
              <w:rPr>
                <w:rStyle w:val="Hyperlink"/>
                <w:noProof/>
              </w:rPr>
              <w:fldChar w:fldCharType="end"/>
            </w:r>
          </w:ins>
        </w:p>
        <w:p w14:paraId="2D3048E9" w14:textId="77777777" w:rsidR="00FC1458" w:rsidRDefault="00FC1458">
          <w:pPr>
            <w:pStyle w:val="TOC3"/>
            <w:tabs>
              <w:tab w:val="left" w:pos="1320"/>
              <w:tab w:val="right" w:leader="dot" w:pos="9350"/>
            </w:tabs>
            <w:spacing w:after="0" w:line="240" w:lineRule="auto"/>
            <w:rPr>
              <w:ins w:id="40" w:author="hp" w:date="2022-03-29T12:22:00Z"/>
              <w:rFonts w:asciiTheme="minorHAnsi" w:hAnsiTheme="minorHAnsi"/>
              <w:noProof/>
              <w:sz w:val="22"/>
              <w:szCs w:val="22"/>
              <w:lang w:val="en-US" w:eastAsia="en-US"/>
            </w:rPr>
            <w:pPrChange w:id="41" w:author="hp" w:date="2022-03-29T12:22:00Z">
              <w:pPr>
                <w:pStyle w:val="TOC3"/>
                <w:tabs>
                  <w:tab w:val="left" w:pos="1320"/>
                  <w:tab w:val="right" w:leader="dot" w:pos="9350"/>
                </w:tabs>
              </w:pPr>
            </w:pPrChange>
          </w:pPr>
          <w:ins w:id="4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"_Toc99448982"</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4.1.1</w:t>
            </w:r>
            <w:r>
              <w:rPr>
                <w:rFonts w:asciiTheme="minorHAnsi" w:hAnsiTheme="minorHAnsi"/>
                <w:noProof/>
                <w:sz w:val="22"/>
                <w:szCs w:val="22"/>
                <w:lang w:val="en-US" w:eastAsia="en-US"/>
              </w:rPr>
              <w:tab/>
            </w:r>
            <w:r w:rsidRPr="00515AFB">
              <w:rPr>
                <w:rStyle w:val="Hyperlink"/>
                <w:rFonts w:ascii="Times New Roman" w:hAnsi="Times New Roman" w:cs="Times New Roman"/>
                <w:noProof/>
              </w:rPr>
              <w:t>Primary data:</w:t>
            </w:r>
            <w:r>
              <w:rPr>
                <w:noProof/>
                <w:webHidden/>
              </w:rPr>
              <w:tab/>
            </w:r>
            <w:r>
              <w:rPr>
                <w:noProof/>
                <w:webHidden/>
              </w:rPr>
              <w:fldChar w:fldCharType="begin"/>
            </w:r>
            <w:r>
              <w:rPr>
                <w:noProof/>
                <w:webHidden/>
              </w:rPr>
              <w:instrText xml:space="preserve"> PAGEREF _Toc99448982 \h </w:instrText>
            </w:r>
          </w:ins>
          <w:r>
            <w:rPr>
              <w:noProof/>
              <w:webHidden/>
            </w:rPr>
          </w:r>
          <w:r>
            <w:rPr>
              <w:noProof/>
              <w:webHidden/>
            </w:rPr>
            <w:fldChar w:fldCharType="separate"/>
          </w:r>
          <w:ins w:id="43" w:author="hp" w:date="2022-03-29T12:22:00Z">
            <w:r>
              <w:rPr>
                <w:noProof/>
                <w:webHidden/>
              </w:rPr>
              <w:t>8</w:t>
            </w:r>
            <w:r>
              <w:rPr>
                <w:noProof/>
                <w:webHidden/>
              </w:rPr>
              <w:fldChar w:fldCharType="end"/>
            </w:r>
            <w:r w:rsidRPr="00515AFB">
              <w:rPr>
                <w:rStyle w:val="Hyperlink"/>
                <w:noProof/>
              </w:rPr>
              <w:fldChar w:fldCharType="end"/>
            </w:r>
          </w:ins>
        </w:p>
        <w:p w14:paraId="3069D93A" w14:textId="77777777" w:rsidR="00FC1458" w:rsidRDefault="00FC1458">
          <w:pPr>
            <w:pStyle w:val="TOC3"/>
            <w:tabs>
              <w:tab w:val="left" w:pos="1320"/>
              <w:tab w:val="right" w:leader="dot" w:pos="9350"/>
            </w:tabs>
            <w:spacing w:after="0" w:line="240" w:lineRule="auto"/>
            <w:rPr>
              <w:ins w:id="44" w:author="hp" w:date="2022-03-29T12:22:00Z"/>
              <w:rFonts w:asciiTheme="minorHAnsi" w:hAnsiTheme="minorHAnsi"/>
              <w:noProof/>
              <w:sz w:val="22"/>
              <w:szCs w:val="22"/>
              <w:lang w:val="en-US" w:eastAsia="en-US"/>
            </w:rPr>
            <w:pPrChange w:id="45" w:author="hp" w:date="2022-03-29T12:22:00Z">
              <w:pPr>
                <w:pStyle w:val="TOC3"/>
                <w:tabs>
                  <w:tab w:val="left" w:pos="1320"/>
                  <w:tab w:val="right" w:leader="dot" w:pos="9350"/>
                </w:tabs>
              </w:pPr>
            </w:pPrChange>
          </w:pPr>
          <w:ins w:id="4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"_Toc99448983"</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4.1.2</w:t>
            </w:r>
            <w:r>
              <w:rPr>
                <w:rFonts w:asciiTheme="minorHAnsi" w:hAnsiTheme="minorHAnsi"/>
                <w:noProof/>
                <w:sz w:val="22"/>
                <w:szCs w:val="22"/>
                <w:lang w:val="en-US" w:eastAsia="en-US"/>
              </w:rPr>
              <w:tab/>
            </w:r>
            <w:r w:rsidRPr="00515AFB">
              <w:rPr>
                <w:rStyle w:val="Hyperlink"/>
                <w:rFonts w:ascii="Times New Roman" w:hAnsi="Times New Roman" w:cs="Times New Roman"/>
                <w:noProof/>
              </w:rPr>
              <w:t>Secondary Data:</w:t>
            </w:r>
            <w:r>
              <w:rPr>
                <w:noProof/>
                <w:webHidden/>
              </w:rPr>
              <w:tab/>
            </w:r>
            <w:r>
              <w:rPr>
                <w:noProof/>
                <w:webHidden/>
              </w:rPr>
              <w:fldChar w:fldCharType="begin"/>
            </w:r>
            <w:r>
              <w:rPr>
                <w:noProof/>
                <w:webHidden/>
              </w:rPr>
              <w:instrText xml:space="preserve"> PAGEREF _Toc99448983 \h </w:instrText>
            </w:r>
          </w:ins>
          <w:r>
            <w:rPr>
              <w:noProof/>
              <w:webHidden/>
            </w:rPr>
          </w:r>
          <w:r>
            <w:rPr>
              <w:noProof/>
              <w:webHidden/>
            </w:rPr>
            <w:fldChar w:fldCharType="separate"/>
          </w:r>
          <w:ins w:id="47" w:author="hp" w:date="2022-03-29T12:22:00Z">
            <w:r>
              <w:rPr>
                <w:noProof/>
                <w:webHidden/>
              </w:rPr>
              <w:t>8</w:t>
            </w:r>
            <w:r>
              <w:rPr>
                <w:noProof/>
                <w:webHidden/>
              </w:rPr>
              <w:fldChar w:fldCharType="end"/>
            </w:r>
            <w:r w:rsidRPr="00515AFB">
              <w:rPr>
                <w:rStyle w:val="Hyperlink"/>
                <w:noProof/>
              </w:rPr>
              <w:fldChar w:fldCharType="end"/>
            </w:r>
          </w:ins>
        </w:p>
        <w:p w14:paraId="67BF63F4" w14:textId="77777777" w:rsidR="00FC1458" w:rsidRDefault="00FC1458">
          <w:pPr>
            <w:pStyle w:val="TOC3"/>
            <w:tabs>
              <w:tab w:val="left" w:pos="1320"/>
              <w:tab w:val="right" w:leader="dot" w:pos="9350"/>
            </w:tabs>
            <w:spacing w:after="0" w:line="240" w:lineRule="auto"/>
            <w:rPr>
              <w:ins w:id="48" w:author="hp" w:date="2022-03-29T12:22:00Z"/>
              <w:rFonts w:asciiTheme="minorHAnsi" w:hAnsiTheme="minorHAnsi"/>
              <w:noProof/>
              <w:sz w:val="22"/>
              <w:szCs w:val="22"/>
              <w:lang w:val="en-US" w:eastAsia="en-US"/>
            </w:rPr>
            <w:pPrChange w:id="49" w:author="hp" w:date="2022-03-29T12:22:00Z">
              <w:pPr>
                <w:pStyle w:val="TOC3"/>
                <w:tabs>
                  <w:tab w:val="left" w:pos="1320"/>
                  <w:tab w:val="right" w:leader="dot" w:pos="9350"/>
                </w:tabs>
              </w:pPr>
            </w:pPrChange>
          </w:pPr>
          <w:ins w:id="5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"_Toc99448985"</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4.1.3</w:t>
            </w:r>
            <w:r>
              <w:rPr>
                <w:rFonts w:asciiTheme="minorHAnsi" w:hAnsiTheme="minorHAnsi"/>
                <w:noProof/>
                <w:sz w:val="22"/>
                <w:szCs w:val="22"/>
                <w:lang w:val="en-US" w:eastAsia="en-US"/>
              </w:rPr>
              <w:tab/>
            </w:r>
            <w:r w:rsidRPr="00515AFB">
              <w:rPr>
                <w:rStyle w:val="Hyperlink"/>
                <w:rFonts w:ascii="Times New Roman" w:hAnsi="Times New Roman" w:cs="Times New Roman"/>
                <w:noProof/>
              </w:rPr>
              <w:t>Dataset interpretation</w:t>
            </w:r>
            <w:r>
              <w:rPr>
                <w:noProof/>
                <w:webHidden/>
              </w:rPr>
              <w:tab/>
            </w:r>
            <w:r>
              <w:rPr>
                <w:noProof/>
                <w:webHidden/>
              </w:rPr>
              <w:fldChar w:fldCharType="begin"/>
            </w:r>
            <w:r>
              <w:rPr>
                <w:noProof/>
                <w:webHidden/>
              </w:rPr>
              <w:instrText xml:space="preserve"> PAGEREF _Toc99448985 \h </w:instrText>
            </w:r>
          </w:ins>
          <w:r>
            <w:rPr>
              <w:noProof/>
              <w:webHidden/>
            </w:rPr>
          </w:r>
          <w:r>
            <w:rPr>
              <w:noProof/>
              <w:webHidden/>
            </w:rPr>
            <w:fldChar w:fldCharType="separate"/>
          </w:r>
          <w:ins w:id="51" w:author="hp" w:date="2022-03-29T12:22:00Z">
            <w:r>
              <w:rPr>
                <w:noProof/>
                <w:webHidden/>
              </w:rPr>
              <w:t>8</w:t>
            </w:r>
            <w:r>
              <w:rPr>
                <w:noProof/>
                <w:webHidden/>
              </w:rPr>
              <w:fldChar w:fldCharType="end"/>
            </w:r>
            <w:r w:rsidRPr="00515AFB">
              <w:rPr>
                <w:rStyle w:val="Hyperlink"/>
                <w:noProof/>
              </w:rPr>
              <w:fldChar w:fldCharType="end"/>
            </w:r>
          </w:ins>
        </w:p>
        <w:p w14:paraId="346A7855" w14:textId="77777777" w:rsidR="00FC1458" w:rsidRDefault="00FC1458">
          <w:pPr>
            <w:pStyle w:val="TOC3"/>
            <w:tabs>
              <w:tab w:val="left" w:pos="1320"/>
              <w:tab w:val="right" w:leader="dot" w:pos="9350"/>
            </w:tabs>
            <w:spacing w:after="0" w:line="240" w:lineRule="auto"/>
            <w:rPr>
              <w:ins w:id="52" w:author="hp" w:date="2022-03-29T12:22:00Z"/>
              <w:rFonts w:asciiTheme="minorHAnsi" w:hAnsiTheme="minorHAnsi"/>
              <w:noProof/>
              <w:sz w:val="22"/>
              <w:szCs w:val="22"/>
              <w:lang w:val="en-US" w:eastAsia="en-US"/>
            </w:rPr>
            <w:pPrChange w:id="53" w:author="hp" w:date="2022-03-29T12:22:00Z">
              <w:pPr>
                <w:pStyle w:val="TOC3"/>
                <w:tabs>
                  <w:tab w:val="left" w:pos="1320"/>
                  <w:tab w:val="right" w:leader="dot" w:pos="9350"/>
                </w:tabs>
              </w:pPr>
            </w:pPrChange>
          </w:pPr>
          <w:ins w:id="5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"_Toc99448986"</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4.1.4</w:t>
            </w:r>
            <w:r>
              <w:rPr>
                <w:rFonts w:asciiTheme="minorHAnsi" w:hAnsiTheme="minorHAnsi"/>
                <w:noProof/>
                <w:sz w:val="22"/>
                <w:szCs w:val="22"/>
                <w:lang w:val="en-US" w:eastAsia="en-US"/>
              </w:rPr>
              <w:tab/>
            </w:r>
            <w:r w:rsidRPr="00515AFB">
              <w:rPr>
                <w:rStyle w:val="Hyperlink"/>
                <w:rFonts w:ascii="Times New Roman" w:hAnsi="Times New Roman" w:cs="Times New Roman"/>
                <w:noProof/>
              </w:rPr>
              <w:t>Dataset attributes information</w:t>
            </w:r>
            <w:r>
              <w:rPr>
                <w:noProof/>
                <w:webHidden/>
              </w:rPr>
              <w:tab/>
            </w:r>
            <w:r>
              <w:rPr>
                <w:noProof/>
                <w:webHidden/>
              </w:rPr>
              <w:fldChar w:fldCharType="begin"/>
            </w:r>
            <w:r>
              <w:rPr>
                <w:noProof/>
                <w:webHidden/>
              </w:rPr>
              <w:instrText xml:space="preserve"> PAGEREF _Toc99448986 \h </w:instrText>
            </w:r>
          </w:ins>
          <w:r>
            <w:rPr>
              <w:noProof/>
              <w:webHidden/>
            </w:rPr>
          </w:r>
          <w:r>
            <w:rPr>
              <w:noProof/>
              <w:webHidden/>
            </w:rPr>
            <w:fldChar w:fldCharType="separate"/>
          </w:r>
          <w:ins w:id="55" w:author="hp" w:date="2022-03-29T12:22:00Z">
            <w:r>
              <w:rPr>
                <w:noProof/>
                <w:webHidden/>
              </w:rPr>
              <w:t>9</w:t>
            </w:r>
            <w:r>
              <w:rPr>
                <w:noProof/>
                <w:webHidden/>
              </w:rPr>
              <w:fldChar w:fldCharType="end"/>
            </w:r>
            <w:r w:rsidRPr="00515AFB">
              <w:rPr>
                <w:rStyle w:val="Hyperlink"/>
                <w:noProof/>
              </w:rPr>
              <w:fldChar w:fldCharType="end"/>
            </w:r>
          </w:ins>
        </w:p>
        <w:p w14:paraId="739735E9" w14:textId="77777777" w:rsidR="00FC1458" w:rsidRDefault="00FC1458">
          <w:pPr>
            <w:pStyle w:val="TOC1"/>
            <w:tabs>
              <w:tab w:val="left" w:pos="480"/>
              <w:tab w:val="right" w:leader="dot" w:pos="9350"/>
            </w:tabs>
            <w:spacing w:after="0" w:line="240" w:lineRule="auto"/>
            <w:rPr>
              <w:ins w:id="56" w:author="hp" w:date="2022-03-29T12:22:00Z"/>
              <w:rFonts w:asciiTheme="minorHAnsi" w:hAnsiTheme="minorHAnsi"/>
              <w:noProof/>
              <w:sz w:val="22"/>
              <w:szCs w:val="22"/>
              <w:lang w:val="en-US" w:eastAsia="en-US"/>
            </w:rPr>
            <w:pPrChange w:id="57" w:author="hp" w:date="2022-03-29T12:22:00Z">
              <w:pPr>
                <w:pStyle w:val="TOC1"/>
                <w:tabs>
                  <w:tab w:val="left" w:pos="480"/>
                  <w:tab w:val="right" w:leader="dot" w:pos="9350"/>
                </w:tabs>
              </w:pPr>
            </w:pPrChange>
          </w:pPr>
          <w:ins w:id="5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"_Toc99448988"</w:instrText>
            </w:r>
            <w:r w:rsidRPr="00515AFB">
              <w:rPr>
                <w:rStyle w:val="Hyperlink"/>
                <w:noProof/>
              </w:rPr>
              <w:instrText xml:space="preserve"> </w:instrText>
            </w:r>
            <w:r w:rsidRPr="00515AFB">
              <w:rPr>
                <w:rStyle w:val="Hyperlink"/>
                <w:noProof/>
              </w:rPr>
              <w:fldChar w:fldCharType="separate"/>
            </w:r>
            <w:r w:rsidRPr="00515AFB">
              <w:rPr>
                <w:rStyle w:val="Hyperlink"/>
                <w:noProof/>
              </w:rPr>
              <w:t>5</w:t>
            </w:r>
            <w:r>
              <w:rPr>
                <w:rFonts w:asciiTheme="minorHAnsi" w:hAnsiTheme="minorHAnsi"/>
                <w:noProof/>
                <w:sz w:val="22"/>
                <w:szCs w:val="22"/>
                <w:lang w:val="en-US" w:eastAsia="en-US"/>
              </w:rPr>
              <w:tab/>
            </w:r>
            <w:r w:rsidRPr="00515AFB">
              <w:rPr>
                <w:rStyle w:val="Hyperlink"/>
                <w:noProof/>
              </w:rPr>
              <w:t>Level 1: MODELING SVM MACHINE LEARNING</w:t>
            </w:r>
            <w:r w:rsidRPr="00515AFB">
              <w:rPr>
                <w:rStyle w:val="Hyperlink"/>
                <w:noProof/>
                <w:lang w:val="en-US"/>
              </w:rPr>
              <w:t xml:space="preserve"> Python Programing Presentation</w:t>
            </w:r>
            <w:r>
              <w:rPr>
                <w:noProof/>
                <w:webHidden/>
              </w:rPr>
              <w:tab/>
            </w:r>
            <w:r>
              <w:rPr>
                <w:noProof/>
                <w:webHidden/>
              </w:rPr>
              <w:fldChar w:fldCharType="begin"/>
            </w:r>
            <w:r>
              <w:rPr>
                <w:noProof/>
                <w:webHidden/>
              </w:rPr>
              <w:instrText xml:space="preserve"> PAGEREF _Toc99448988 \h </w:instrText>
            </w:r>
          </w:ins>
          <w:r>
            <w:rPr>
              <w:noProof/>
              <w:webHidden/>
            </w:rPr>
          </w:r>
          <w:r>
            <w:rPr>
              <w:noProof/>
              <w:webHidden/>
            </w:rPr>
            <w:fldChar w:fldCharType="separate"/>
          </w:r>
          <w:ins w:id="59" w:author="hp" w:date="2022-03-29T12:22:00Z">
            <w:r>
              <w:rPr>
                <w:noProof/>
                <w:webHidden/>
              </w:rPr>
              <w:t>10</w:t>
            </w:r>
            <w:r>
              <w:rPr>
                <w:noProof/>
                <w:webHidden/>
              </w:rPr>
              <w:fldChar w:fldCharType="end"/>
            </w:r>
            <w:r w:rsidRPr="00515AFB">
              <w:rPr>
                <w:rStyle w:val="Hyperlink"/>
                <w:noProof/>
              </w:rPr>
              <w:fldChar w:fldCharType="end"/>
            </w:r>
          </w:ins>
        </w:p>
        <w:p w14:paraId="0AFC0E1B" w14:textId="77777777" w:rsidR="00FC1458" w:rsidRDefault="00FC1458">
          <w:pPr>
            <w:pStyle w:val="TOC2"/>
            <w:tabs>
              <w:tab w:val="left" w:pos="880"/>
              <w:tab w:val="right" w:leader="dot" w:pos="9350"/>
            </w:tabs>
            <w:spacing w:after="0" w:line="240" w:lineRule="auto"/>
            <w:rPr>
              <w:ins w:id="60" w:author="hp" w:date="2022-03-29T12:22:00Z"/>
              <w:rFonts w:asciiTheme="minorHAnsi" w:hAnsiTheme="minorHAnsi"/>
              <w:noProof/>
              <w:sz w:val="22"/>
              <w:szCs w:val="22"/>
              <w:lang w:val="en-US" w:eastAsia="en-US"/>
            </w:rPr>
            <w:pPrChange w:id="61" w:author="hp" w:date="2022-03-29T12:22:00Z">
              <w:pPr>
                <w:pStyle w:val="TOC2"/>
                <w:tabs>
                  <w:tab w:val="left" w:pos="880"/>
                  <w:tab w:val="right" w:leader="dot" w:pos="9350"/>
                </w:tabs>
              </w:pPr>
            </w:pPrChange>
          </w:pPr>
          <w:ins w:id="6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"_Toc99448989"</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5.1</w:t>
            </w:r>
            <w:r>
              <w:rPr>
                <w:rFonts w:asciiTheme="minorHAnsi" w:hAnsiTheme="minorHAnsi"/>
                <w:noProof/>
                <w:sz w:val="22"/>
                <w:szCs w:val="22"/>
                <w:lang w:val="en-US" w:eastAsia="en-US"/>
              </w:rPr>
              <w:tab/>
            </w:r>
            <w:r w:rsidRPr="00515AFB">
              <w:rPr>
                <w:rStyle w:val="Hyperlink"/>
                <w:rFonts w:ascii="Times New Roman" w:hAnsi="Times New Roman" w:cs="Times New Roman"/>
                <w:noProof/>
              </w:rPr>
              <w:t>Removing unwanted columns</w:t>
            </w:r>
            <w:r>
              <w:rPr>
                <w:noProof/>
                <w:webHidden/>
              </w:rPr>
              <w:tab/>
            </w:r>
            <w:r>
              <w:rPr>
                <w:noProof/>
                <w:webHidden/>
              </w:rPr>
              <w:fldChar w:fldCharType="begin"/>
            </w:r>
            <w:r>
              <w:rPr>
                <w:noProof/>
                <w:webHidden/>
              </w:rPr>
              <w:instrText xml:space="preserve"> PAGEREF _Toc99448989 \h </w:instrText>
            </w:r>
          </w:ins>
          <w:r>
            <w:rPr>
              <w:noProof/>
              <w:webHidden/>
            </w:rPr>
          </w:r>
          <w:r>
            <w:rPr>
              <w:noProof/>
              <w:webHidden/>
            </w:rPr>
            <w:fldChar w:fldCharType="separate"/>
          </w:r>
          <w:ins w:id="63" w:author="hp" w:date="2022-03-29T12:22:00Z">
            <w:r>
              <w:rPr>
                <w:noProof/>
                <w:webHidden/>
              </w:rPr>
              <w:t>11</w:t>
            </w:r>
            <w:r>
              <w:rPr>
                <w:noProof/>
                <w:webHidden/>
              </w:rPr>
              <w:fldChar w:fldCharType="end"/>
            </w:r>
            <w:r w:rsidRPr="00515AFB">
              <w:rPr>
                <w:rStyle w:val="Hyperlink"/>
                <w:noProof/>
              </w:rPr>
              <w:fldChar w:fldCharType="end"/>
            </w:r>
          </w:ins>
        </w:p>
        <w:p w14:paraId="02B5C900" w14:textId="77777777" w:rsidR="00FC1458" w:rsidRDefault="00FC1458">
          <w:pPr>
            <w:pStyle w:val="TOC3"/>
            <w:tabs>
              <w:tab w:val="left" w:pos="1320"/>
              <w:tab w:val="right" w:leader="dot" w:pos="9350"/>
            </w:tabs>
            <w:spacing w:after="0" w:line="240" w:lineRule="auto"/>
            <w:rPr>
              <w:ins w:id="64" w:author="hp" w:date="2022-03-29T12:22:00Z"/>
              <w:rFonts w:asciiTheme="minorHAnsi" w:hAnsiTheme="minorHAnsi"/>
              <w:noProof/>
              <w:sz w:val="22"/>
              <w:szCs w:val="22"/>
              <w:lang w:val="en-US" w:eastAsia="en-US"/>
            </w:rPr>
            <w:pPrChange w:id="65" w:author="hp" w:date="2022-03-29T12:22:00Z">
              <w:pPr>
                <w:pStyle w:val="TOC3"/>
                <w:tabs>
                  <w:tab w:val="left" w:pos="1320"/>
                  <w:tab w:val="right" w:leader="dot" w:pos="9350"/>
                </w:tabs>
              </w:pPr>
            </w:pPrChange>
          </w:pPr>
          <w:ins w:id="6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"_Toc99448990"</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5.1.1</w:t>
            </w:r>
            <w:r>
              <w:rPr>
                <w:rFonts w:asciiTheme="minorHAnsi" w:hAnsiTheme="minorHAnsi"/>
                <w:noProof/>
                <w:sz w:val="22"/>
                <w:szCs w:val="22"/>
                <w:lang w:val="en-US" w:eastAsia="en-US"/>
              </w:rPr>
              <w:tab/>
            </w:r>
            <w:r w:rsidRPr="00515AFB">
              <w:rPr>
                <w:rStyle w:val="Hyperlink"/>
                <w:rFonts w:ascii="Times New Roman" w:hAnsi="Times New Roman" w:cs="Times New Roman"/>
                <w:noProof/>
              </w:rPr>
              <w:t>Training &amp; Testing ML (SVM)</w:t>
            </w:r>
            <w:r>
              <w:rPr>
                <w:noProof/>
                <w:webHidden/>
              </w:rPr>
              <w:tab/>
            </w:r>
            <w:r>
              <w:rPr>
                <w:noProof/>
                <w:webHidden/>
              </w:rPr>
              <w:fldChar w:fldCharType="begin"/>
            </w:r>
            <w:r>
              <w:rPr>
                <w:noProof/>
                <w:webHidden/>
              </w:rPr>
              <w:instrText xml:space="preserve"> PAGEREF _Toc99448990 \h </w:instrText>
            </w:r>
          </w:ins>
          <w:r>
            <w:rPr>
              <w:noProof/>
              <w:webHidden/>
            </w:rPr>
          </w:r>
          <w:r>
            <w:rPr>
              <w:noProof/>
              <w:webHidden/>
            </w:rPr>
            <w:fldChar w:fldCharType="separate"/>
          </w:r>
          <w:ins w:id="67" w:author="hp" w:date="2022-03-29T12:22:00Z">
            <w:r>
              <w:rPr>
                <w:noProof/>
                <w:webHidden/>
              </w:rPr>
              <w:t>11</w:t>
            </w:r>
            <w:r>
              <w:rPr>
                <w:noProof/>
                <w:webHidden/>
              </w:rPr>
              <w:fldChar w:fldCharType="end"/>
            </w:r>
            <w:r w:rsidRPr="00515AFB">
              <w:rPr>
                <w:rStyle w:val="Hyperlink"/>
                <w:noProof/>
              </w:rPr>
              <w:fldChar w:fldCharType="end"/>
            </w:r>
          </w:ins>
        </w:p>
        <w:p w14:paraId="12ECB867" w14:textId="77777777" w:rsidR="00FC1458" w:rsidRDefault="00FC1458">
          <w:pPr>
            <w:pStyle w:val="TOC2"/>
            <w:tabs>
              <w:tab w:val="left" w:pos="880"/>
              <w:tab w:val="right" w:leader="dot" w:pos="9350"/>
            </w:tabs>
            <w:spacing w:after="0" w:line="240" w:lineRule="auto"/>
            <w:rPr>
              <w:ins w:id="68" w:author="hp" w:date="2022-03-29T12:22:00Z"/>
              <w:rFonts w:asciiTheme="minorHAnsi" w:hAnsiTheme="minorHAnsi"/>
              <w:noProof/>
              <w:sz w:val="22"/>
              <w:szCs w:val="22"/>
              <w:lang w:val="en-US" w:eastAsia="en-US"/>
            </w:rPr>
            <w:pPrChange w:id="69" w:author="hp" w:date="2022-03-29T12:22:00Z">
              <w:pPr>
                <w:pStyle w:val="TOC2"/>
                <w:tabs>
                  <w:tab w:val="left" w:pos="880"/>
                  <w:tab w:val="right" w:leader="dot" w:pos="9350"/>
                </w:tabs>
              </w:pPr>
            </w:pPrChange>
          </w:pPr>
          <w:ins w:id="7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"_Toc99448991"</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eastAsia="Times New Roman" w:hAnsi="Times New Roman" w:cs="Times New Roman"/>
                <w:noProof/>
              </w:rPr>
              <w:t>5.2</w:t>
            </w:r>
            <w:r>
              <w:rPr>
                <w:rFonts w:asciiTheme="minorHAnsi" w:hAnsiTheme="minorHAnsi"/>
                <w:noProof/>
                <w:sz w:val="22"/>
                <w:szCs w:val="22"/>
                <w:lang w:val="en-US" w:eastAsia="en-US"/>
              </w:rPr>
              <w:tab/>
            </w:r>
            <w:r w:rsidRPr="00515AFB">
              <w:rPr>
                <w:rStyle w:val="Hyperlink"/>
                <w:rFonts w:ascii="Times New Roman" w:eastAsia="Times New Roman" w:hAnsi="Times New Roman" w:cs="Times New Roman"/>
                <w:noProof/>
              </w:rPr>
              <w:t>Modelling SVM Model</w:t>
            </w:r>
            <w:r>
              <w:rPr>
                <w:noProof/>
                <w:webHidden/>
              </w:rPr>
              <w:tab/>
            </w:r>
            <w:r>
              <w:rPr>
                <w:noProof/>
                <w:webHidden/>
              </w:rPr>
              <w:fldChar w:fldCharType="begin"/>
            </w:r>
            <w:r>
              <w:rPr>
                <w:noProof/>
                <w:webHidden/>
              </w:rPr>
              <w:instrText xml:space="preserve"> PAGEREF _Toc99448991 \h </w:instrText>
            </w:r>
          </w:ins>
          <w:r>
            <w:rPr>
              <w:noProof/>
              <w:webHidden/>
            </w:rPr>
          </w:r>
          <w:r>
            <w:rPr>
              <w:noProof/>
              <w:webHidden/>
            </w:rPr>
            <w:fldChar w:fldCharType="separate"/>
          </w:r>
          <w:ins w:id="71" w:author="hp" w:date="2022-03-29T12:22:00Z">
            <w:r>
              <w:rPr>
                <w:noProof/>
                <w:webHidden/>
              </w:rPr>
              <w:t>12</w:t>
            </w:r>
            <w:r>
              <w:rPr>
                <w:noProof/>
                <w:webHidden/>
              </w:rPr>
              <w:fldChar w:fldCharType="end"/>
            </w:r>
            <w:r w:rsidRPr="00515AFB">
              <w:rPr>
                <w:rStyle w:val="Hyperlink"/>
                <w:noProof/>
              </w:rPr>
              <w:fldChar w:fldCharType="end"/>
            </w:r>
          </w:ins>
        </w:p>
        <w:p w14:paraId="1E6B1220" w14:textId="77777777" w:rsidR="00FC1458" w:rsidRDefault="00FC1458">
          <w:pPr>
            <w:pStyle w:val="TOC3"/>
            <w:tabs>
              <w:tab w:val="left" w:pos="1320"/>
              <w:tab w:val="right" w:leader="dot" w:pos="9350"/>
            </w:tabs>
            <w:spacing w:after="0" w:line="240" w:lineRule="auto"/>
            <w:rPr>
              <w:ins w:id="72" w:author="hp" w:date="2022-03-29T12:22:00Z"/>
              <w:rFonts w:asciiTheme="minorHAnsi" w:hAnsiTheme="minorHAnsi"/>
              <w:noProof/>
              <w:sz w:val="22"/>
              <w:szCs w:val="22"/>
              <w:lang w:val="en-US" w:eastAsia="en-US"/>
            </w:rPr>
            <w:pPrChange w:id="73" w:author="hp" w:date="2022-03-29T12:22:00Z">
              <w:pPr>
                <w:pStyle w:val="TOC3"/>
                <w:tabs>
                  <w:tab w:val="left" w:pos="1320"/>
                  <w:tab w:val="right" w:leader="dot" w:pos="9350"/>
                </w:tabs>
              </w:pPr>
            </w:pPrChange>
          </w:pPr>
          <w:ins w:id="7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"_Toc99448992"</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eastAsia="Times New Roman" w:hAnsi="Times New Roman" w:cs="Times New Roman"/>
                <w:noProof/>
              </w:rPr>
              <w:t>5.2.1</w:t>
            </w:r>
            <w:r>
              <w:rPr>
                <w:rFonts w:asciiTheme="minorHAnsi" w:hAnsiTheme="minorHAnsi"/>
                <w:noProof/>
                <w:sz w:val="22"/>
                <w:szCs w:val="22"/>
                <w:lang w:val="en-US" w:eastAsia="en-US"/>
              </w:rPr>
              <w:tab/>
            </w:r>
            <w:r w:rsidRPr="00515AFB">
              <w:rPr>
                <w:rStyle w:val="Hyperlink"/>
                <w:rFonts w:ascii="Times New Roman" w:hAnsi="Times New Roman" w:cs="Times New Roman"/>
                <w:noProof/>
              </w:rPr>
              <w:t>Outcomes</w:t>
            </w:r>
            <w:r>
              <w:rPr>
                <w:noProof/>
                <w:webHidden/>
              </w:rPr>
              <w:tab/>
            </w:r>
            <w:r>
              <w:rPr>
                <w:noProof/>
                <w:webHidden/>
              </w:rPr>
              <w:fldChar w:fldCharType="begin"/>
            </w:r>
            <w:r>
              <w:rPr>
                <w:noProof/>
                <w:webHidden/>
              </w:rPr>
              <w:instrText xml:space="preserve"> PAGEREF _Toc99448992 \h </w:instrText>
            </w:r>
          </w:ins>
          <w:r>
            <w:rPr>
              <w:noProof/>
              <w:webHidden/>
            </w:rPr>
          </w:r>
          <w:r>
            <w:rPr>
              <w:noProof/>
              <w:webHidden/>
            </w:rPr>
            <w:fldChar w:fldCharType="separate"/>
          </w:r>
          <w:ins w:id="75" w:author="hp" w:date="2022-03-29T12:22:00Z">
            <w:r>
              <w:rPr>
                <w:noProof/>
                <w:webHidden/>
              </w:rPr>
              <w:t>12</w:t>
            </w:r>
            <w:r>
              <w:rPr>
                <w:noProof/>
                <w:webHidden/>
              </w:rPr>
              <w:fldChar w:fldCharType="end"/>
            </w:r>
            <w:r w:rsidRPr="00515AFB">
              <w:rPr>
                <w:rStyle w:val="Hyperlink"/>
                <w:noProof/>
              </w:rPr>
              <w:fldChar w:fldCharType="end"/>
            </w:r>
          </w:ins>
        </w:p>
        <w:p w14:paraId="0CA323C7" w14:textId="77777777" w:rsidR="00FC1458" w:rsidRDefault="00FC1458">
          <w:pPr>
            <w:pStyle w:val="TOC3"/>
            <w:tabs>
              <w:tab w:val="left" w:pos="1320"/>
              <w:tab w:val="right" w:leader="dot" w:pos="9350"/>
            </w:tabs>
            <w:spacing w:after="0" w:line="240" w:lineRule="auto"/>
            <w:rPr>
              <w:ins w:id="76" w:author="hp" w:date="2022-03-29T12:22:00Z"/>
              <w:rFonts w:asciiTheme="minorHAnsi" w:hAnsiTheme="minorHAnsi"/>
              <w:noProof/>
              <w:sz w:val="22"/>
              <w:szCs w:val="22"/>
              <w:lang w:val="en-US" w:eastAsia="en-US"/>
            </w:rPr>
            <w:pPrChange w:id="77" w:author="hp" w:date="2022-03-29T12:22:00Z">
              <w:pPr>
                <w:pStyle w:val="TOC3"/>
                <w:tabs>
                  <w:tab w:val="left" w:pos="1320"/>
                  <w:tab w:val="right" w:leader="dot" w:pos="9350"/>
                </w:tabs>
              </w:pPr>
            </w:pPrChange>
          </w:pPr>
          <w:ins w:id="7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"_Toc99448993"</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5.2.2</w:t>
            </w:r>
            <w:r>
              <w:rPr>
                <w:rFonts w:asciiTheme="minorHAnsi" w:hAnsiTheme="minorHAnsi"/>
                <w:noProof/>
                <w:sz w:val="22"/>
                <w:szCs w:val="22"/>
                <w:lang w:val="en-US" w:eastAsia="en-US"/>
              </w:rPr>
              <w:tab/>
            </w:r>
            <w:r w:rsidRPr="00515AFB">
              <w:rPr>
                <w:rStyle w:val="Hyperlink"/>
                <w:rFonts w:ascii="Times New Roman" w:hAnsi="Times New Roman" w:cs="Times New Roman"/>
                <w:noProof/>
              </w:rPr>
              <w:t>Accuracy score</w:t>
            </w:r>
            <w:r>
              <w:rPr>
                <w:noProof/>
                <w:webHidden/>
              </w:rPr>
              <w:tab/>
            </w:r>
            <w:r>
              <w:rPr>
                <w:noProof/>
                <w:webHidden/>
              </w:rPr>
              <w:fldChar w:fldCharType="begin"/>
            </w:r>
            <w:r>
              <w:rPr>
                <w:noProof/>
                <w:webHidden/>
              </w:rPr>
              <w:instrText xml:space="preserve"> PAGEREF _Toc99448993 \h </w:instrText>
            </w:r>
          </w:ins>
          <w:r>
            <w:rPr>
              <w:noProof/>
              <w:webHidden/>
            </w:rPr>
          </w:r>
          <w:r>
            <w:rPr>
              <w:noProof/>
              <w:webHidden/>
            </w:rPr>
            <w:fldChar w:fldCharType="separate"/>
          </w:r>
          <w:ins w:id="79" w:author="hp" w:date="2022-03-29T12:22:00Z">
            <w:r>
              <w:rPr>
                <w:noProof/>
                <w:webHidden/>
              </w:rPr>
              <w:t>13</w:t>
            </w:r>
            <w:r>
              <w:rPr>
                <w:noProof/>
                <w:webHidden/>
              </w:rPr>
              <w:fldChar w:fldCharType="end"/>
            </w:r>
            <w:r w:rsidRPr="00515AFB">
              <w:rPr>
                <w:rStyle w:val="Hyperlink"/>
                <w:noProof/>
              </w:rPr>
              <w:fldChar w:fldCharType="end"/>
            </w:r>
          </w:ins>
        </w:p>
        <w:p w14:paraId="69A04E13" w14:textId="77777777" w:rsidR="00FC1458" w:rsidRDefault="00FC1458">
          <w:pPr>
            <w:pStyle w:val="TOC1"/>
            <w:tabs>
              <w:tab w:val="left" w:pos="480"/>
              <w:tab w:val="right" w:leader="dot" w:pos="9350"/>
            </w:tabs>
            <w:spacing w:after="0" w:line="240" w:lineRule="auto"/>
            <w:rPr>
              <w:ins w:id="80" w:author="hp" w:date="2022-03-29T12:22:00Z"/>
              <w:rFonts w:asciiTheme="minorHAnsi" w:hAnsiTheme="minorHAnsi"/>
              <w:noProof/>
              <w:sz w:val="22"/>
              <w:szCs w:val="22"/>
              <w:lang w:val="en-US" w:eastAsia="en-US"/>
            </w:rPr>
            <w:pPrChange w:id="81" w:author="hp" w:date="2022-03-29T12:22:00Z">
              <w:pPr>
                <w:pStyle w:val="TOC1"/>
                <w:tabs>
                  <w:tab w:val="left" w:pos="480"/>
                  <w:tab w:val="right" w:leader="dot" w:pos="9350"/>
                </w:tabs>
              </w:pPr>
            </w:pPrChange>
          </w:pPr>
          <w:ins w:id="8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"_Toc99448994"</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6</w:t>
            </w:r>
            <w:r>
              <w:rPr>
                <w:rFonts w:asciiTheme="minorHAnsi" w:hAnsiTheme="minorHAnsi"/>
                <w:noProof/>
                <w:sz w:val="22"/>
                <w:szCs w:val="22"/>
                <w:lang w:val="en-US" w:eastAsia="en-US"/>
              </w:rPr>
              <w:tab/>
            </w:r>
            <w:r w:rsidRPr="00515AFB">
              <w:rPr>
                <w:rStyle w:val="Hyperlink"/>
                <w:rFonts w:ascii="Times New Roman" w:hAnsi="Times New Roman" w:cs="Times New Roman"/>
                <w:noProof/>
              </w:rPr>
              <w:t>Level 2: Descriptive Statistics (Microsoft Excel)</w:t>
            </w:r>
            <w:r>
              <w:rPr>
                <w:noProof/>
                <w:webHidden/>
              </w:rPr>
              <w:tab/>
            </w:r>
            <w:r>
              <w:rPr>
                <w:noProof/>
                <w:webHidden/>
              </w:rPr>
              <w:fldChar w:fldCharType="begin"/>
            </w:r>
            <w:r>
              <w:rPr>
                <w:noProof/>
                <w:webHidden/>
              </w:rPr>
              <w:instrText xml:space="preserve"> PAGEREF _Toc99448994 \h </w:instrText>
            </w:r>
          </w:ins>
          <w:r>
            <w:rPr>
              <w:noProof/>
              <w:webHidden/>
            </w:rPr>
          </w:r>
          <w:r>
            <w:rPr>
              <w:noProof/>
              <w:webHidden/>
            </w:rPr>
            <w:fldChar w:fldCharType="separate"/>
          </w:r>
          <w:ins w:id="83" w:author="hp" w:date="2022-03-29T12:22:00Z">
            <w:r>
              <w:rPr>
                <w:noProof/>
                <w:webHidden/>
              </w:rPr>
              <w:t>13</w:t>
            </w:r>
            <w:r>
              <w:rPr>
                <w:noProof/>
                <w:webHidden/>
              </w:rPr>
              <w:fldChar w:fldCharType="end"/>
            </w:r>
            <w:r w:rsidRPr="00515AFB">
              <w:rPr>
                <w:rStyle w:val="Hyperlink"/>
                <w:noProof/>
              </w:rPr>
              <w:fldChar w:fldCharType="end"/>
            </w:r>
          </w:ins>
        </w:p>
        <w:p w14:paraId="45E0255D" w14:textId="77777777" w:rsidR="00FC1458" w:rsidRDefault="00FC1458">
          <w:pPr>
            <w:pStyle w:val="TOC2"/>
            <w:tabs>
              <w:tab w:val="left" w:pos="880"/>
              <w:tab w:val="right" w:leader="dot" w:pos="9350"/>
            </w:tabs>
            <w:spacing w:after="0" w:line="240" w:lineRule="auto"/>
            <w:rPr>
              <w:ins w:id="84" w:author="hp" w:date="2022-03-29T12:22:00Z"/>
              <w:rFonts w:asciiTheme="minorHAnsi" w:hAnsiTheme="minorHAnsi"/>
              <w:noProof/>
              <w:sz w:val="22"/>
              <w:szCs w:val="22"/>
              <w:lang w:val="en-US" w:eastAsia="en-US"/>
            </w:rPr>
            <w:pPrChange w:id="85" w:author="hp" w:date="2022-03-29T12:22:00Z">
              <w:pPr>
                <w:pStyle w:val="TOC2"/>
                <w:tabs>
                  <w:tab w:val="left" w:pos="880"/>
                  <w:tab w:val="right" w:leader="dot" w:pos="9350"/>
                </w:tabs>
              </w:pPr>
            </w:pPrChange>
          </w:pPr>
          <w:ins w:id="8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"_Toc99448995"</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6.1</w:t>
            </w:r>
            <w:r>
              <w:rPr>
                <w:rFonts w:asciiTheme="minorHAnsi" w:hAnsiTheme="minorHAnsi"/>
                <w:noProof/>
                <w:sz w:val="22"/>
                <w:szCs w:val="22"/>
                <w:lang w:val="en-US" w:eastAsia="en-US"/>
              </w:rPr>
              <w:tab/>
            </w:r>
            <w:r w:rsidRPr="00515AFB">
              <w:rPr>
                <w:rStyle w:val="Hyperlink"/>
                <w:rFonts w:ascii="Times New Roman" w:hAnsi="Times New Roman" w:cs="Times New Roman"/>
                <w:noProof/>
              </w:rPr>
              <w:t>Dataset information</w:t>
            </w:r>
            <w:r>
              <w:rPr>
                <w:noProof/>
                <w:webHidden/>
              </w:rPr>
              <w:tab/>
            </w:r>
            <w:r>
              <w:rPr>
                <w:noProof/>
                <w:webHidden/>
              </w:rPr>
              <w:fldChar w:fldCharType="begin"/>
            </w:r>
            <w:r>
              <w:rPr>
                <w:noProof/>
                <w:webHidden/>
              </w:rPr>
              <w:instrText xml:space="preserve"> PAGEREF _Toc99448995 \h </w:instrText>
            </w:r>
          </w:ins>
          <w:r>
            <w:rPr>
              <w:noProof/>
              <w:webHidden/>
            </w:rPr>
          </w:r>
          <w:r>
            <w:rPr>
              <w:noProof/>
              <w:webHidden/>
            </w:rPr>
            <w:fldChar w:fldCharType="separate"/>
          </w:r>
          <w:ins w:id="87" w:author="hp" w:date="2022-03-29T12:22:00Z">
            <w:r>
              <w:rPr>
                <w:noProof/>
                <w:webHidden/>
              </w:rPr>
              <w:t>13</w:t>
            </w:r>
            <w:r>
              <w:rPr>
                <w:noProof/>
                <w:webHidden/>
              </w:rPr>
              <w:fldChar w:fldCharType="end"/>
            </w:r>
            <w:r w:rsidRPr="00515AFB">
              <w:rPr>
                <w:rStyle w:val="Hyperlink"/>
                <w:noProof/>
              </w:rPr>
              <w:fldChar w:fldCharType="end"/>
            </w:r>
          </w:ins>
        </w:p>
        <w:p w14:paraId="4306414B" w14:textId="77777777" w:rsidR="00FC1458" w:rsidRDefault="00FC1458">
          <w:pPr>
            <w:pStyle w:val="TOC2"/>
            <w:tabs>
              <w:tab w:val="left" w:pos="880"/>
              <w:tab w:val="right" w:leader="dot" w:pos="9350"/>
            </w:tabs>
            <w:spacing w:after="0" w:line="240" w:lineRule="auto"/>
            <w:rPr>
              <w:ins w:id="88" w:author="hp" w:date="2022-03-29T12:22:00Z"/>
              <w:rFonts w:asciiTheme="minorHAnsi" w:hAnsiTheme="minorHAnsi"/>
              <w:noProof/>
              <w:sz w:val="22"/>
              <w:szCs w:val="22"/>
              <w:lang w:val="en-US" w:eastAsia="en-US"/>
            </w:rPr>
            <w:pPrChange w:id="89" w:author="hp" w:date="2022-03-29T12:22:00Z">
              <w:pPr>
                <w:pStyle w:val="TOC2"/>
                <w:tabs>
                  <w:tab w:val="left" w:pos="880"/>
                  <w:tab w:val="right" w:leader="dot" w:pos="9350"/>
                </w:tabs>
              </w:pPr>
            </w:pPrChange>
          </w:pPr>
          <w:ins w:id="9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"_Toc99448996"</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6.2</w:t>
            </w:r>
            <w:r>
              <w:rPr>
                <w:rFonts w:asciiTheme="minorHAnsi" w:hAnsiTheme="minorHAnsi"/>
                <w:noProof/>
                <w:sz w:val="22"/>
                <w:szCs w:val="22"/>
                <w:lang w:val="en-US" w:eastAsia="en-US"/>
              </w:rPr>
              <w:tab/>
            </w:r>
            <w:r w:rsidRPr="00515AFB">
              <w:rPr>
                <w:rStyle w:val="Hyperlink"/>
                <w:rFonts w:ascii="Times New Roman" w:hAnsi="Times New Roman" w:cs="Times New Roman"/>
                <w:noProof/>
              </w:rPr>
              <w:t>Attribute selection for descriptive statistics</w:t>
            </w:r>
            <w:r>
              <w:rPr>
                <w:noProof/>
                <w:webHidden/>
              </w:rPr>
              <w:tab/>
            </w:r>
            <w:r>
              <w:rPr>
                <w:noProof/>
                <w:webHidden/>
              </w:rPr>
              <w:fldChar w:fldCharType="begin"/>
            </w:r>
            <w:r>
              <w:rPr>
                <w:noProof/>
                <w:webHidden/>
              </w:rPr>
              <w:instrText xml:space="preserve"> PAGEREF _Toc99448996 \h </w:instrText>
            </w:r>
          </w:ins>
          <w:r>
            <w:rPr>
              <w:noProof/>
              <w:webHidden/>
            </w:rPr>
          </w:r>
          <w:r>
            <w:rPr>
              <w:noProof/>
              <w:webHidden/>
            </w:rPr>
            <w:fldChar w:fldCharType="separate"/>
          </w:r>
          <w:ins w:id="91" w:author="hp" w:date="2022-03-29T12:22:00Z">
            <w:r>
              <w:rPr>
                <w:noProof/>
                <w:webHidden/>
              </w:rPr>
              <w:t>14</w:t>
            </w:r>
            <w:r>
              <w:rPr>
                <w:noProof/>
                <w:webHidden/>
              </w:rPr>
              <w:fldChar w:fldCharType="end"/>
            </w:r>
            <w:r w:rsidRPr="00515AFB">
              <w:rPr>
                <w:rStyle w:val="Hyperlink"/>
                <w:noProof/>
              </w:rPr>
              <w:fldChar w:fldCharType="end"/>
            </w:r>
          </w:ins>
        </w:p>
        <w:p w14:paraId="6203B249" w14:textId="77777777" w:rsidR="00FC1458" w:rsidRDefault="00FC1458">
          <w:pPr>
            <w:pStyle w:val="TOC2"/>
            <w:tabs>
              <w:tab w:val="left" w:pos="880"/>
              <w:tab w:val="right" w:leader="dot" w:pos="9350"/>
            </w:tabs>
            <w:spacing w:after="0" w:line="240" w:lineRule="auto"/>
            <w:rPr>
              <w:ins w:id="92" w:author="hp" w:date="2022-03-29T12:22:00Z"/>
              <w:rFonts w:asciiTheme="minorHAnsi" w:hAnsiTheme="minorHAnsi"/>
              <w:noProof/>
              <w:sz w:val="22"/>
              <w:szCs w:val="22"/>
              <w:lang w:val="en-US" w:eastAsia="en-US"/>
            </w:rPr>
            <w:pPrChange w:id="93" w:author="hp" w:date="2022-03-29T12:22:00Z">
              <w:pPr>
                <w:pStyle w:val="TOC2"/>
                <w:tabs>
                  <w:tab w:val="left" w:pos="880"/>
                  <w:tab w:val="right" w:leader="dot" w:pos="9350"/>
                </w:tabs>
              </w:pPr>
            </w:pPrChange>
          </w:pPr>
          <w:ins w:id="9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"_Toc99448997"</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6.3</w:t>
            </w:r>
            <w:r>
              <w:rPr>
                <w:rFonts w:asciiTheme="minorHAnsi" w:hAnsiTheme="minorHAnsi"/>
                <w:noProof/>
                <w:sz w:val="22"/>
                <w:szCs w:val="22"/>
                <w:lang w:val="en-US" w:eastAsia="en-US"/>
              </w:rPr>
              <w:tab/>
            </w:r>
            <w:r w:rsidRPr="00515AFB">
              <w:rPr>
                <w:rStyle w:val="Hyperlink"/>
                <w:rFonts w:ascii="Times New Roman" w:hAnsi="Times New Roman" w:cs="Times New Roman"/>
                <w:noProof/>
              </w:rPr>
              <w:t>Dataset attribute</w:t>
            </w:r>
            <w:r>
              <w:rPr>
                <w:noProof/>
                <w:webHidden/>
              </w:rPr>
              <w:tab/>
            </w:r>
            <w:r>
              <w:rPr>
                <w:noProof/>
                <w:webHidden/>
              </w:rPr>
              <w:fldChar w:fldCharType="begin"/>
            </w:r>
            <w:r>
              <w:rPr>
                <w:noProof/>
                <w:webHidden/>
              </w:rPr>
              <w:instrText xml:space="preserve"> PAGEREF _Toc99448997 \h </w:instrText>
            </w:r>
          </w:ins>
          <w:r>
            <w:rPr>
              <w:noProof/>
              <w:webHidden/>
            </w:rPr>
          </w:r>
          <w:r>
            <w:rPr>
              <w:noProof/>
              <w:webHidden/>
            </w:rPr>
            <w:fldChar w:fldCharType="separate"/>
          </w:r>
          <w:ins w:id="95" w:author="hp" w:date="2022-03-29T12:22:00Z">
            <w:r>
              <w:rPr>
                <w:noProof/>
                <w:webHidden/>
              </w:rPr>
              <w:t>14</w:t>
            </w:r>
            <w:r>
              <w:rPr>
                <w:noProof/>
                <w:webHidden/>
              </w:rPr>
              <w:fldChar w:fldCharType="end"/>
            </w:r>
            <w:r w:rsidRPr="00515AFB">
              <w:rPr>
                <w:rStyle w:val="Hyperlink"/>
                <w:noProof/>
              </w:rPr>
              <w:fldChar w:fldCharType="end"/>
            </w:r>
          </w:ins>
        </w:p>
        <w:p w14:paraId="42DB84C5" w14:textId="77777777" w:rsidR="00FC1458" w:rsidRDefault="00FC1458">
          <w:pPr>
            <w:pStyle w:val="TOC2"/>
            <w:tabs>
              <w:tab w:val="right" w:leader="dot" w:pos="9350"/>
            </w:tabs>
            <w:spacing w:after="0" w:line="240" w:lineRule="auto"/>
            <w:rPr>
              <w:ins w:id="96" w:author="hp" w:date="2022-03-29T12:22:00Z"/>
              <w:rFonts w:asciiTheme="minorHAnsi" w:hAnsiTheme="minorHAnsi"/>
              <w:noProof/>
              <w:sz w:val="22"/>
              <w:szCs w:val="22"/>
              <w:lang w:val="en-US" w:eastAsia="en-US"/>
            </w:rPr>
            <w:pPrChange w:id="97" w:author="hp" w:date="2022-03-29T12:22:00Z">
              <w:pPr>
                <w:pStyle w:val="TOC2"/>
                <w:tabs>
                  <w:tab w:val="right" w:leader="dot" w:pos="9350"/>
                </w:tabs>
              </w:pPr>
            </w:pPrChange>
          </w:pPr>
          <w:ins w:id="9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"_Toc99448998"</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eastAsia="Times New Roman" w:hAnsi="Times New Roman" w:cs="Times New Roman"/>
                <w:noProof/>
                <w:lang w:val="en-US"/>
              </w:rPr>
              <w:t>Descriptive statistics detail:</w:t>
            </w:r>
            <w:r>
              <w:rPr>
                <w:noProof/>
                <w:webHidden/>
              </w:rPr>
              <w:tab/>
            </w:r>
            <w:r>
              <w:rPr>
                <w:noProof/>
                <w:webHidden/>
              </w:rPr>
              <w:fldChar w:fldCharType="begin"/>
            </w:r>
            <w:r>
              <w:rPr>
                <w:noProof/>
                <w:webHidden/>
              </w:rPr>
              <w:instrText xml:space="preserve"> PAGEREF _Toc99448998 \h </w:instrText>
            </w:r>
          </w:ins>
          <w:r>
            <w:rPr>
              <w:noProof/>
              <w:webHidden/>
            </w:rPr>
          </w:r>
          <w:r>
            <w:rPr>
              <w:noProof/>
              <w:webHidden/>
            </w:rPr>
            <w:fldChar w:fldCharType="separate"/>
          </w:r>
          <w:ins w:id="99" w:author="hp" w:date="2022-03-29T12:22:00Z">
            <w:r>
              <w:rPr>
                <w:noProof/>
                <w:webHidden/>
              </w:rPr>
              <w:t>14</w:t>
            </w:r>
            <w:r>
              <w:rPr>
                <w:noProof/>
                <w:webHidden/>
              </w:rPr>
              <w:fldChar w:fldCharType="end"/>
            </w:r>
            <w:r w:rsidRPr="00515AFB">
              <w:rPr>
                <w:rStyle w:val="Hyperlink"/>
                <w:noProof/>
              </w:rPr>
              <w:fldChar w:fldCharType="end"/>
            </w:r>
          </w:ins>
        </w:p>
        <w:p w14:paraId="7A8142C5" w14:textId="77777777" w:rsidR="00FC1458" w:rsidRDefault="00FC1458">
          <w:pPr>
            <w:pStyle w:val="TOC1"/>
            <w:tabs>
              <w:tab w:val="left" w:pos="480"/>
              <w:tab w:val="right" w:leader="dot" w:pos="9350"/>
            </w:tabs>
            <w:spacing w:after="0" w:line="240" w:lineRule="auto"/>
            <w:rPr>
              <w:ins w:id="100" w:author="hp" w:date="2022-03-29T12:22:00Z"/>
              <w:rFonts w:asciiTheme="minorHAnsi" w:hAnsiTheme="minorHAnsi"/>
              <w:noProof/>
              <w:sz w:val="22"/>
              <w:szCs w:val="22"/>
              <w:lang w:val="en-US" w:eastAsia="en-US"/>
            </w:rPr>
            <w:pPrChange w:id="101" w:author="hp" w:date="2022-03-29T12:22:00Z">
              <w:pPr>
                <w:pStyle w:val="TOC1"/>
                <w:tabs>
                  <w:tab w:val="left" w:pos="480"/>
                  <w:tab w:val="right" w:leader="dot" w:pos="9350"/>
                </w:tabs>
              </w:pPr>
            </w:pPrChange>
          </w:pPr>
          <w:ins w:id="10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"_Toc99448999"</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7</w:t>
            </w:r>
            <w:r>
              <w:rPr>
                <w:rFonts w:asciiTheme="minorHAnsi" w:hAnsiTheme="minorHAnsi"/>
                <w:noProof/>
                <w:sz w:val="22"/>
                <w:szCs w:val="22"/>
                <w:lang w:val="en-US" w:eastAsia="en-US"/>
              </w:rPr>
              <w:tab/>
            </w:r>
            <w:r w:rsidRPr="00515AFB">
              <w:rPr>
                <w:rStyle w:val="Hyperlink"/>
                <w:rFonts w:ascii="Times New Roman" w:hAnsi="Times New Roman" w:cs="Times New Roman"/>
                <w:noProof/>
              </w:rPr>
              <w:t>Level 3: Inferential statistics (Binomial THEOREM)</w:t>
            </w:r>
            <w:r>
              <w:rPr>
                <w:noProof/>
                <w:webHidden/>
              </w:rPr>
              <w:tab/>
            </w:r>
            <w:r>
              <w:rPr>
                <w:noProof/>
                <w:webHidden/>
              </w:rPr>
              <w:fldChar w:fldCharType="begin"/>
            </w:r>
            <w:r>
              <w:rPr>
                <w:noProof/>
                <w:webHidden/>
              </w:rPr>
              <w:instrText xml:space="preserve"> PAGEREF _Toc99448999 \h </w:instrText>
            </w:r>
          </w:ins>
          <w:r>
            <w:rPr>
              <w:noProof/>
              <w:webHidden/>
            </w:rPr>
          </w:r>
          <w:r>
            <w:rPr>
              <w:noProof/>
              <w:webHidden/>
            </w:rPr>
            <w:fldChar w:fldCharType="separate"/>
          </w:r>
          <w:ins w:id="103" w:author="hp" w:date="2022-03-29T12:22:00Z">
            <w:r>
              <w:rPr>
                <w:noProof/>
                <w:webHidden/>
              </w:rPr>
              <w:t>15</w:t>
            </w:r>
            <w:r>
              <w:rPr>
                <w:noProof/>
                <w:webHidden/>
              </w:rPr>
              <w:fldChar w:fldCharType="end"/>
            </w:r>
            <w:r w:rsidRPr="00515AFB">
              <w:rPr>
                <w:rStyle w:val="Hyperlink"/>
                <w:noProof/>
              </w:rPr>
              <w:fldChar w:fldCharType="end"/>
            </w:r>
          </w:ins>
        </w:p>
        <w:p w14:paraId="4BEB6B2A" w14:textId="77777777" w:rsidR="00FC1458" w:rsidRDefault="00FC1458">
          <w:pPr>
            <w:pStyle w:val="TOC2"/>
            <w:tabs>
              <w:tab w:val="left" w:pos="880"/>
              <w:tab w:val="right" w:leader="dot" w:pos="9350"/>
            </w:tabs>
            <w:spacing w:after="0" w:line="240" w:lineRule="auto"/>
            <w:rPr>
              <w:ins w:id="104" w:author="hp" w:date="2022-03-29T12:22:00Z"/>
              <w:rFonts w:asciiTheme="minorHAnsi" w:hAnsiTheme="minorHAnsi"/>
              <w:noProof/>
              <w:sz w:val="22"/>
              <w:szCs w:val="22"/>
              <w:lang w:val="en-US" w:eastAsia="en-US"/>
            </w:rPr>
            <w:pPrChange w:id="105" w:author="hp" w:date="2022-03-29T12:22:00Z">
              <w:pPr>
                <w:pStyle w:val="TOC2"/>
                <w:tabs>
                  <w:tab w:val="left" w:pos="880"/>
                  <w:tab w:val="right" w:leader="dot" w:pos="9350"/>
                </w:tabs>
              </w:pPr>
            </w:pPrChange>
          </w:pPr>
          <w:ins w:id="10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"_Toc99449000"</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7.1</w:t>
            </w:r>
            <w:r>
              <w:rPr>
                <w:rFonts w:asciiTheme="minorHAnsi" w:hAnsiTheme="minorHAnsi"/>
                <w:noProof/>
                <w:sz w:val="22"/>
                <w:szCs w:val="22"/>
                <w:lang w:val="en-US" w:eastAsia="en-US"/>
              </w:rPr>
              <w:tab/>
            </w:r>
            <w:r w:rsidRPr="00515AFB">
              <w:rPr>
                <w:rStyle w:val="Hyperlink"/>
                <w:rFonts w:ascii="Times New Roman" w:hAnsi="Times New Roman" w:cs="Times New Roman"/>
                <w:noProof/>
              </w:rPr>
              <w:t>Attribute selection from dataset</w:t>
            </w:r>
            <w:r>
              <w:rPr>
                <w:noProof/>
                <w:webHidden/>
              </w:rPr>
              <w:tab/>
            </w:r>
            <w:r>
              <w:rPr>
                <w:noProof/>
                <w:webHidden/>
              </w:rPr>
              <w:fldChar w:fldCharType="begin"/>
            </w:r>
            <w:r>
              <w:rPr>
                <w:noProof/>
                <w:webHidden/>
              </w:rPr>
              <w:instrText xml:space="preserve"> PAGEREF _Toc99449000 \h </w:instrText>
            </w:r>
          </w:ins>
          <w:r>
            <w:rPr>
              <w:noProof/>
              <w:webHidden/>
            </w:rPr>
          </w:r>
          <w:r>
            <w:rPr>
              <w:noProof/>
              <w:webHidden/>
            </w:rPr>
            <w:fldChar w:fldCharType="separate"/>
          </w:r>
          <w:ins w:id="107" w:author="hp" w:date="2022-03-29T12:22:00Z">
            <w:r>
              <w:rPr>
                <w:noProof/>
                <w:webHidden/>
              </w:rPr>
              <w:t>15</w:t>
            </w:r>
            <w:r>
              <w:rPr>
                <w:noProof/>
                <w:webHidden/>
              </w:rPr>
              <w:fldChar w:fldCharType="end"/>
            </w:r>
            <w:r w:rsidRPr="00515AFB">
              <w:rPr>
                <w:rStyle w:val="Hyperlink"/>
                <w:noProof/>
              </w:rPr>
              <w:fldChar w:fldCharType="end"/>
            </w:r>
          </w:ins>
        </w:p>
        <w:p w14:paraId="217AFDCE" w14:textId="77777777" w:rsidR="00FC1458" w:rsidRDefault="00FC1458">
          <w:pPr>
            <w:pStyle w:val="TOC2"/>
            <w:tabs>
              <w:tab w:val="left" w:pos="880"/>
              <w:tab w:val="right" w:leader="dot" w:pos="9350"/>
            </w:tabs>
            <w:spacing w:after="0" w:line="240" w:lineRule="auto"/>
            <w:rPr>
              <w:ins w:id="108" w:author="hp" w:date="2022-03-29T12:22:00Z"/>
              <w:rFonts w:asciiTheme="minorHAnsi" w:hAnsiTheme="minorHAnsi"/>
              <w:noProof/>
              <w:sz w:val="22"/>
              <w:szCs w:val="22"/>
              <w:lang w:val="en-US" w:eastAsia="en-US"/>
            </w:rPr>
            <w:pPrChange w:id="109" w:author="hp" w:date="2022-03-29T12:22:00Z">
              <w:pPr>
                <w:pStyle w:val="TOC2"/>
                <w:tabs>
                  <w:tab w:val="left" w:pos="880"/>
                  <w:tab w:val="right" w:leader="dot" w:pos="9350"/>
                </w:tabs>
              </w:pPr>
            </w:pPrChange>
          </w:pPr>
          <w:ins w:id="11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"_Toc99449001"</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7.2</w:t>
            </w:r>
            <w:r>
              <w:rPr>
                <w:rFonts w:asciiTheme="minorHAnsi" w:hAnsiTheme="minorHAnsi"/>
                <w:noProof/>
                <w:sz w:val="22"/>
                <w:szCs w:val="22"/>
                <w:lang w:val="en-US" w:eastAsia="en-US"/>
              </w:rPr>
              <w:tab/>
            </w:r>
            <w:r w:rsidRPr="00515AFB">
              <w:rPr>
                <w:rStyle w:val="Hyperlink"/>
                <w:rFonts w:ascii="Times New Roman" w:hAnsi="Times New Roman" w:cs="Times New Roman"/>
                <w:noProof/>
              </w:rPr>
              <w:t>Selection of trail from the dataset</w:t>
            </w:r>
            <w:r>
              <w:rPr>
                <w:noProof/>
                <w:webHidden/>
              </w:rPr>
              <w:tab/>
            </w:r>
            <w:r>
              <w:rPr>
                <w:noProof/>
                <w:webHidden/>
              </w:rPr>
              <w:fldChar w:fldCharType="begin"/>
            </w:r>
            <w:r>
              <w:rPr>
                <w:noProof/>
                <w:webHidden/>
              </w:rPr>
              <w:instrText xml:space="preserve"> PAGEREF _Toc99449001 \h </w:instrText>
            </w:r>
          </w:ins>
          <w:r>
            <w:rPr>
              <w:noProof/>
              <w:webHidden/>
            </w:rPr>
          </w:r>
          <w:r>
            <w:rPr>
              <w:noProof/>
              <w:webHidden/>
            </w:rPr>
            <w:fldChar w:fldCharType="separate"/>
          </w:r>
          <w:ins w:id="111" w:author="hp" w:date="2022-03-29T12:22:00Z">
            <w:r>
              <w:rPr>
                <w:noProof/>
                <w:webHidden/>
              </w:rPr>
              <w:t>15</w:t>
            </w:r>
            <w:r>
              <w:rPr>
                <w:noProof/>
                <w:webHidden/>
              </w:rPr>
              <w:fldChar w:fldCharType="end"/>
            </w:r>
            <w:r w:rsidRPr="00515AFB">
              <w:rPr>
                <w:rStyle w:val="Hyperlink"/>
                <w:noProof/>
              </w:rPr>
              <w:fldChar w:fldCharType="end"/>
            </w:r>
          </w:ins>
        </w:p>
        <w:p w14:paraId="06678F9F" w14:textId="77777777" w:rsidR="00FC1458" w:rsidRDefault="00FC1458">
          <w:pPr>
            <w:pStyle w:val="TOC2"/>
            <w:tabs>
              <w:tab w:val="left" w:pos="880"/>
              <w:tab w:val="right" w:leader="dot" w:pos="9350"/>
            </w:tabs>
            <w:spacing w:after="0" w:line="240" w:lineRule="auto"/>
            <w:rPr>
              <w:ins w:id="112" w:author="hp" w:date="2022-03-29T12:22:00Z"/>
              <w:rFonts w:asciiTheme="minorHAnsi" w:hAnsiTheme="minorHAnsi"/>
              <w:noProof/>
              <w:sz w:val="22"/>
              <w:szCs w:val="22"/>
              <w:lang w:val="en-US" w:eastAsia="en-US"/>
            </w:rPr>
            <w:pPrChange w:id="113" w:author="hp" w:date="2022-03-29T12:22:00Z">
              <w:pPr>
                <w:pStyle w:val="TOC2"/>
                <w:tabs>
                  <w:tab w:val="left" w:pos="880"/>
                  <w:tab w:val="right" w:leader="dot" w:pos="9350"/>
                </w:tabs>
              </w:pPr>
            </w:pPrChange>
          </w:pPr>
          <w:ins w:id="11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"_Toc99449002"</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7.3</w:t>
            </w:r>
            <w:r>
              <w:rPr>
                <w:rFonts w:asciiTheme="minorHAnsi" w:hAnsiTheme="minorHAnsi"/>
                <w:noProof/>
                <w:sz w:val="22"/>
                <w:szCs w:val="22"/>
                <w:lang w:val="en-US" w:eastAsia="en-US"/>
              </w:rPr>
              <w:tab/>
            </w:r>
            <w:r w:rsidRPr="00515AFB">
              <w:rPr>
                <w:rStyle w:val="Hyperlink"/>
                <w:rFonts w:ascii="Times New Roman" w:hAnsi="Times New Roman" w:cs="Times New Roman"/>
                <w:noProof/>
              </w:rPr>
              <w:t>Probability of dataset</w:t>
            </w:r>
            <w:r>
              <w:rPr>
                <w:noProof/>
                <w:webHidden/>
              </w:rPr>
              <w:tab/>
            </w:r>
            <w:r>
              <w:rPr>
                <w:noProof/>
                <w:webHidden/>
              </w:rPr>
              <w:fldChar w:fldCharType="begin"/>
            </w:r>
            <w:r>
              <w:rPr>
                <w:noProof/>
                <w:webHidden/>
              </w:rPr>
              <w:instrText xml:space="preserve"> PAGEREF _Toc99449002 \h </w:instrText>
            </w:r>
          </w:ins>
          <w:r>
            <w:rPr>
              <w:noProof/>
              <w:webHidden/>
            </w:rPr>
          </w:r>
          <w:r>
            <w:rPr>
              <w:noProof/>
              <w:webHidden/>
            </w:rPr>
            <w:fldChar w:fldCharType="separate"/>
          </w:r>
          <w:ins w:id="115" w:author="hp" w:date="2022-03-29T12:22:00Z">
            <w:r>
              <w:rPr>
                <w:noProof/>
                <w:webHidden/>
              </w:rPr>
              <w:t>15</w:t>
            </w:r>
            <w:r>
              <w:rPr>
                <w:noProof/>
                <w:webHidden/>
              </w:rPr>
              <w:fldChar w:fldCharType="end"/>
            </w:r>
            <w:r w:rsidRPr="00515AFB">
              <w:rPr>
                <w:rStyle w:val="Hyperlink"/>
                <w:noProof/>
              </w:rPr>
              <w:fldChar w:fldCharType="end"/>
            </w:r>
          </w:ins>
        </w:p>
        <w:p w14:paraId="4DFD7AB0" w14:textId="77777777" w:rsidR="00FC1458" w:rsidRDefault="00FC1458">
          <w:pPr>
            <w:pStyle w:val="TOC2"/>
            <w:tabs>
              <w:tab w:val="left" w:pos="880"/>
              <w:tab w:val="right" w:leader="dot" w:pos="9350"/>
            </w:tabs>
            <w:spacing w:after="0" w:line="240" w:lineRule="auto"/>
            <w:rPr>
              <w:ins w:id="116" w:author="hp" w:date="2022-03-29T12:22:00Z"/>
              <w:rFonts w:asciiTheme="minorHAnsi" w:hAnsiTheme="minorHAnsi"/>
              <w:noProof/>
              <w:sz w:val="22"/>
              <w:szCs w:val="22"/>
              <w:lang w:val="en-US" w:eastAsia="en-US"/>
            </w:rPr>
            <w:pPrChange w:id="117" w:author="hp" w:date="2022-03-29T12:22:00Z">
              <w:pPr>
                <w:pStyle w:val="TOC2"/>
                <w:tabs>
                  <w:tab w:val="left" w:pos="880"/>
                  <w:tab w:val="right" w:leader="dot" w:pos="9350"/>
                </w:tabs>
              </w:pPr>
            </w:pPrChange>
          </w:pPr>
          <w:ins w:id="11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"_Toc99449003"</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7.4</w:t>
            </w:r>
            <w:r>
              <w:rPr>
                <w:rFonts w:asciiTheme="minorHAnsi" w:hAnsiTheme="minorHAnsi"/>
                <w:noProof/>
                <w:sz w:val="22"/>
                <w:szCs w:val="22"/>
                <w:lang w:val="en-US" w:eastAsia="en-US"/>
              </w:rPr>
              <w:tab/>
            </w:r>
            <w:r w:rsidRPr="00515AFB">
              <w:rPr>
                <w:rStyle w:val="Hyperlink"/>
                <w:rFonts w:ascii="Times New Roman" w:hAnsi="Times New Roman" w:cs="Times New Roman"/>
                <w:noProof/>
              </w:rPr>
              <w:t>Binomial theorem calculation in Excel</w:t>
            </w:r>
            <w:r>
              <w:rPr>
                <w:noProof/>
                <w:webHidden/>
              </w:rPr>
              <w:tab/>
            </w:r>
            <w:r>
              <w:rPr>
                <w:noProof/>
                <w:webHidden/>
              </w:rPr>
              <w:fldChar w:fldCharType="begin"/>
            </w:r>
            <w:r>
              <w:rPr>
                <w:noProof/>
                <w:webHidden/>
              </w:rPr>
              <w:instrText xml:space="preserve"> PAGEREF _Toc99449003 \h </w:instrText>
            </w:r>
          </w:ins>
          <w:r>
            <w:rPr>
              <w:noProof/>
              <w:webHidden/>
            </w:rPr>
          </w:r>
          <w:r>
            <w:rPr>
              <w:noProof/>
              <w:webHidden/>
            </w:rPr>
            <w:fldChar w:fldCharType="separate"/>
          </w:r>
          <w:ins w:id="119" w:author="hp" w:date="2022-03-29T12:22:00Z">
            <w:r>
              <w:rPr>
                <w:noProof/>
                <w:webHidden/>
              </w:rPr>
              <w:t>16</w:t>
            </w:r>
            <w:r>
              <w:rPr>
                <w:noProof/>
                <w:webHidden/>
              </w:rPr>
              <w:fldChar w:fldCharType="end"/>
            </w:r>
            <w:r w:rsidRPr="00515AFB">
              <w:rPr>
                <w:rStyle w:val="Hyperlink"/>
                <w:noProof/>
              </w:rPr>
              <w:fldChar w:fldCharType="end"/>
            </w:r>
          </w:ins>
        </w:p>
        <w:p w14:paraId="1058870F" w14:textId="77777777" w:rsidR="00FC1458" w:rsidRDefault="00FC1458">
          <w:pPr>
            <w:pStyle w:val="TOC2"/>
            <w:tabs>
              <w:tab w:val="left" w:pos="880"/>
              <w:tab w:val="right" w:leader="dot" w:pos="9350"/>
            </w:tabs>
            <w:spacing w:after="0" w:line="240" w:lineRule="auto"/>
            <w:rPr>
              <w:ins w:id="120" w:author="hp" w:date="2022-03-29T12:22:00Z"/>
              <w:rFonts w:asciiTheme="minorHAnsi" w:hAnsiTheme="minorHAnsi"/>
              <w:noProof/>
              <w:sz w:val="22"/>
              <w:szCs w:val="22"/>
              <w:lang w:val="en-US" w:eastAsia="en-US"/>
            </w:rPr>
            <w:pPrChange w:id="121" w:author="hp" w:date="2022-03-29T12:22:00Z">
              <w:pPr>
                <w:pStyle w:val="TOC2"/>
                <w:tabs>
                  <w:tab w:val="left" w:pos="880"/>
                  <w:tab w:val="right" w:leader="dot" w:pos="9350"/>
                </w:tabs>
              </w:pPr>
            </w:pPrChange>
          </w:pPr>
          <w:ins w:id="12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"_Toc99449004"</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7.5</w:t>
            </w:r>
            <w:r>
              <w:rPr>
                <w:rFonts w:asciiTheme="minorHAnsi" w:hAnsiTheme="minorHAnsi"/>
                <w:noProof/>
                <w:sz w:val="22"/>
                <w:szCs w:val="22"/>
                <w:lang w:val="en-US" w:eastAsia="en-US"/>
              </w:rPr>
              <w:tab/>
            </w:r>
            <w:r w:rsidRPr="00515AFB">
              <w:rPr>
                <w:rStyle w:val="Hyperlink"/>
                <w:rFonts w:ascii="Times New Roman" w:hAnsi="Times New Roman" w:cs="Times New Roman"/>
                <w:noProof/>
              </w:rPr>
              <w:t>Binomial theorem chart</w:t>
            </w:r>
            <w:r>
              <w:rPr>
                <w:noProof/>
                <w:webHidden/>
              </w:rPr>
              <w:tab/>
            </w:r>
            <w:r>
              <w:rPr>
                <w:noProof/>
                <w:webHidden/>
              </w:rPr>
              <w:fldChar w:fldCharType="begin"/>
            </w:r>
            <w:r>
              <w:rPr>
                <w:noProof/>
                <w:webHidden/>
              </w:rPr>
              <w:instrText xml:space="preserve"> PAGEREF _Toc99449004 \h </w:instrText>
            </w:r>
          </w:ins>
          <w:r>
            <w:rPr>
              <w:noProof/>
              <w:webHidden/>
            </w:rPr>
          </w:r>
          <w:r>
            <w:rPr>
              <w:noProof/>
              <w:webHidden/>
            </w:rPr>
            <w:fldChar w:fldCharType="separate"/>
          </w:r>
          <w:ins w:id="123" w:author="hp" w:date="2022-03-29T12:22:00Z">
            <w:r>
              <w:rPr>
                <w:noProof/>
                <w:webHidden/>
              </w:rPr>
              <w:t>16</w:t>
            </w:r>
            <w:r>
              <w:rPr>
                <w:noProof/>
                <w:webHidden/>
              </w:rPr>
              <w:fldChar w:fldCharType="end"/>
            </w:r>
            <w:r w:rsidRPr="00515AFB">
              <w:rPr>
                <w:rStyle w:val="Hyperlink"/>
                <w:noProof/>
              </w:rPr>
              <w:fldChar w:fldCharType="end"/>
            </w:r>
          </w:ins>
        </w:p>
        <w:p w14:paraId="2F420B1D" w14:textId="77777777" w:rsidR="00FC1458" w:rsidRDefault="00FC1458">
          <w:pPr>
            <w:pStyle w:val="TOC2"/>
            <w:tabs>
              <w:tab w:val="left" w:pos="880"/>
              <w:tab w:val="right" w:leader="dot" w:pos="9350"/>
            </w:tabs>
            <w:spacing w:after="0" w:line="240" w:lineRule="auto"/>
            <w:rPr>
              <w:ins w:id="124" w:author="hp" w:date="2022-03-29T12:22:00Z"/>
              <w:rFonts w:asciiTheme="minorHAnsi" w:hAnsiTheme="minorHAnsi"/>
              <w:noProof/>
              <w:sz w:val="22"/>
              <w:szCs w:val="22"/>
              <w:lang w:val="en-US" w:eastAsia="en-US"/>
            </w:rPr>
            <w:pPrChange w:id="125" w:author="hp" w:date="2022-03-29T12:22:00Z">
              <w:pPr>
                <w:pStyle w:val="TOC2"/>
                <w:tabs>
                  <w:tab w:val="left" w:pos="880"/>
                  <w:tab w:val="right" w:leader="dot" w:pos="9350"/>
                </w:tabs>
              </w:pPr>
            </w:pPrChange>
          </w:pPr>
          <w:ins w:id="12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"_Toc99449005"</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7.6</w:t>
            </w:r>
            <w:r>
              <w:rPr>
                <w:rFonts w:asciiTheme="minorHAnsi" w:hAnsiTheme="minorHAnsi"/>
                <w:noProof/>
                <w:sz w:val="22"/>
                <w:szCs w:val="22"/>
                <w:lang w:val="en-US" w:eastAsia="en-US"/>
              </w:rPr>
              <w:tab/>
            </w:r>
            <w:r w:rsidRPr="00515AFB">
              <w:rPr>
                <w:rStyle w:val="Hyperlink"/>
                <w:rFonts w:ascii="Times New Roman" w:hAnsi="Times New Roman" w:cs="Times New Roman"/>
                <w:noProof/>
              </w:rPr>
              <w:t>Finding &amp; Description</w:t>
            </w:r>
            <w:r>
              <w:rPr>
                <w:noProof/>
                <w:webHidden/>
              </w:rPr>
              <w:tab/>
            </w:r>
            <w:r>
              <w:rPr>
                <w:noProof/>
                <w:webHidden/>
              </w:rPr>
              <w:fldChar w:fldCharType="begin"/>
            </w:r>
            <w:r>
              <w:rPr>
                <w:noProof/>
                <w:webHidden/>
              </w:rPr>
              <w:instrText xml:space="preserve"> PAGEREF _Toc99449005 \h </w:instrText>
            </w:r>
          </w:ins>
          <w:r>
            <w:rPr>
              <w:noProof/>
              <w:webHidden/>
            </w:rPr>
          </w:r>
          <w:r>
            <w:rPr>
              <w:noProof/>
              <w:webHidden/>
            </w:rPr>
            <w:fldChar w:fldCharType="separate"/>
          </w:r>
          <w:ins w:id="127" w:author="hp" w:date="2022-03-29T12:22:00Z">
            <w:r>
              <w:rPr>
                <w:noProof/>
                <w:webHidden/>
              </w:rPr>
              <w:t>17</w:t>
            </w:r>
            <w:r>
              <w:rPr>
                <w:noProof/>
                <w:webHidden/>
              </w:rPr>
              <w:fldChar w:fldCharType="end"/>
            </w:r>
            <w:r w:rsidRPr="00515AFB">
              <w:rPr>
                <w:rStyle w:val="Hyperlink"/>
                <w:noProof/>
              </w:rPr>
              <w:fldChar w:fldCharType="end"/>
            </w:r>
          </w:ins>
        </w:p>
        <w:p w14:paraId="13B12803" w14:textId="77777777" w:rsidR="00FC1458" w:rsidRDefault="00FC1458">
          <w:pPr>
            <w:pStyle w:val="TOC1"/>
            <w:tabs>
              <w:tab w:val="left" w:pos="480"/>
              <w:tab w:val="right" w:leader="dot" w:pos="9350"/>
            </w:tabs>
            <w:spacing w:after="0" w:line="240" w:lineRule="auto"/>
            <w:rPr>
              <w:ins w:id="128" w:author="hp" w:date="2022-03-29T12:22:00Z"/>
              <w:rFonts w:asciiTheme="minorHAnsi" w:hAnsiTheme="minorHAnsi"/>
              <w:noProof/>
              <w:sz w:val="22"/>
              <w:szCs w:val="22"/>
              <w:lang w:val="en-US" w:eastAsia="en-US"/>
            </w:rPr>
            <w:pPrChange w:id="129" w:author="hp" w:date="2022-03-29T12:22:00Z">
              <w:pPr>
                <w:pStyle w:val="TOC1"/>
                <w:tabs>
                  <w:tab w:val="left" w:pos="480"/>
                  <w:tab w:val="right" w:leader="dot" w:pos="9350"/>
                </w:tabs>
              </w:pPr>
            </w:pPrChange>
          </w:pPr>
          <w:ins w:id="13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"_Toc99449006"</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8</w:t>
            </w:r>
            <w:r>
              <w:rPr>
                <w:rFonts w:asciiTheme="minorHAnsi" w:hAnsiTheme="minorHAnsi"/>
                <w:noProof/>
                <w:sz w:val="22"/>
                <w:szCs w:val="22"/>
                <w:lang w:val="en-US" w:eastAsia="en-US"/>
              </w:rPr>
              <w:tab/>
            </w:r>
            <w:r w:rsidRPr="00515AFB">
              <w:rPr>
                <w:rStyle w:val="Hyperlink"/>
                <w:rFonts w:ascii="Times New Roman" w:hAnsi="Times New Roman" w:cs="Times New Roman"/>
                <w:noProof/>
              </w:rPr>
              <w:t>Findings &amp; Discussion</w:t>
            </w:r>
            <w:r>
              <w:rPr>
                <w:noProof/>
                <w:webHidden/>
              </w:rPr>
              <w:tab/>
            </w:r>
            <w:r>
              <w:rPr>
                <w:noProof/>
                <w:webHidden/>
              </w:rPr>
              <w:fldChar w:fldCharType="begin"/>
            </w:r>
            <w:r>
              <w:rPr>
                <w:noProof/>
                <w:webHidden/>
              </w:rPr>
              <w:instrText xml:space="preserve"> PAGEREF _Toc99449006 \h </w:instrText>
            </w:r>
          </w:ins>
          <w:r>
            <w:rPr>
              <w:noProof/>
              <w:webHidden/>
            </w:rPr>
          </w:r>
          <w:r>
            <w:rPr>
              <w:noProof/>
              <w:webHidden/>
            </w:rPr>
            <w:fldChar w:fldCharType="separate"/>
          </w:r>
          <w:ins w:id="131" w:author="hp" w:date="2022-03-29T12:22:00Z">
            <w:r>
              <w:rPr>
                <w:noProof/>
                <w:webHidden/>
              </w:rPr>
              <w:t>17</w:t>
            </w:r>
            <w:r>
              <w:rPr>
                <w:noProof/>
                <w:webHidden/>
              </w:rPr>
              <w:fldChar w:fldCharType="end"/>
            </w:r>
            <w:r w:rsidRPr="00515AFB">
              <w:rPr>
                <w:rStyle w:val="Hyperlink"/>
                <w:noProof/>
              </w:rPr>
              <w:fldChar w:fldCharType="end"/>
            </w:r>
          </w:ins>
        </w:p>
        <w:p w14:paraId="0E58B1B7" w14:textId="77777777" w:rsidR="00FC1458" w:rsidRDefault="00FC1458">
          <w:pPr>
            <w:pStyle w:val="TOC1"/>
            <w:tabs>
              <w:tab w:val="left" w:pos="480"/>
              <w:tab w:val="right" w:leader="dot" w:pos="9350"/>
            </w:tabs>
            <w:spacing w:after="0" w:line="240" w:lineRule="auto"/>
            <w:rPr>
              <w:ins w:id="132" w:author="hp" w:date="2022-03-29T12:22:00Z"/>
              <w:rFonts w:asciiTheme="minorHAnsi" w:hAnsiTheme="minorHAnsi"/>
              <w:noProof/>
              <w:sz w:val="22"/>
              <w:szCs w:val="22"/>
              <w:lang w:val="en-US" w:eastAsia="en-US"/>
            </w:rPr>
            <w:pPrChange w:id="133" w:author="hp" w:date="2022-03-29T12:22:00Z">
              <w:pPr>
                <w:pStyle w:val="TOC1"/>
                <w:tabs>
                  <w:tab w:val="left" w:pos="480"/>
                  <w:tab w:val="right" w:leader="dot" w:pos="9350"/>
                </w:tabs>
              </w:pPr>
            </w:pPrChange>
          </w:pPr>
          <w:ins w:id="13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"_Toc99449007"</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eastAsia="MS Mincho" w:hAnsi="Times New Roman" w:cs="Times New Roman"/>
                <w:noProof/>
              </w:rPr>
              <w:t>9</w:t>
            </w:r>
            <w:r>
              <w:rPr>
                <w:rFonts w:asciiTheme="minorHAnsi" w:hAnsiTheme="minorHAnsi"/>
                <w:noProof/>
                <w:sz w:val="22"/>
                <w:szCs w:val="22"/>
                <w:lang w:val="en-US" w:eastAsia="en-US"/>
              </w:rPr>
              <w:tab/>
            </w:r>
            <w:r w:rsidRPr="00515AFB">
              <w:rPr>
                <w:rStyle w:val="Hyperlink"/>
                <w:rFonts w:ascii="Times New Roman" w:hAnsi="Times New Roman" w:cs="Times New Roman"/>
                <w:noProof/>
              </w:rPr>
              <w:t>Recommendations</w:t>
            </w:r>
            <w:r w:rsidRPr="00515AFB">
              <w:rPr>
                <w:rStyle w:val="Hyperlink"/>
                <w:rFonts w:ascii="Times New Roman" w:eastAsia="Calibri" w:hAnsi="Times New Roman" w:cs="Times New Roman"/>
                <w:noProof/>
              </w:rPr>
              <w:t xml:space="preserve"> –</w:t>
            </w:r>
            <w:r w:rsidRPr="00515AFB">
              <w:rPr>
                <w:rStyle w:val="Hyperlink"/>
                <w:rFonts w:ascii="Times New Roman" w:eastAsia="Times New Roman" w:hAnsi="Times New Roman" w:cs="Times New Roman"/>
                <w:noProof/>
              </w:rPr>
              <w:t xml:space="preserve"> </w:t>
            </w:r>
            <w:r>
              <w:rPr>
                <w:noProof/>
                <w:webHidden/>
              </w:rPr>
              <w:tab/>
            </w:r>
            <w:r>
              <w:rPr>
                <w:noProof/>
                <w:webHidden/>
              </w:rPr>
              <w:fldChar w:fldCharType="begin"/>
            </w:r>
            <w:r>
              <w:rPr>
                <w:noProof/>
                <w:webHidden/>
              </w:rPr>
              <w:instrText xml:space="preserve"> PAGEREF _Toc99449007 \h </w:instrText>
            </w:r>
          </w:ins>
          <w:r>
            <w:rPr>
              <w:noProof/>
              <w:webHidden/>
            </w:rPr>
          </w:r>
          <w:r>
            <w:rPr>
              <w:noProof/>
              <w:webHidden/>
            </w:rPr>
            <w:fldChar w:fldCharType="separate"/>
          </w:r>
          <w:ins w:id="135" w:author="hp" w:date="2022-03-29T12:22:00Z">
            <w:r>
              <w:rPr>
                <w:noProof/>
                <w:webHidden/>
              </w:rPr>
              <w:t>21</w:t>
            </w:r>
            <w:r>
              <w:rPr>
                <w:noProof/>
                <w:webHidden/>
              </w:rPr>
              <w:fldChar w:fldCharType="end"/>
            </w:r>
            <w:r w:rsidRPr="00515AFB">
              <w:rPr>
                <w:rStyle w:val="Hyperlink"/>
                <w:noProof/>
              </w:rPr>
              <w:fldChar w:fldCharType="end"/>
            </w:r>
          </w:ins>
        </w:p>
        <w:p w14:paraId="7BA67CEA" w14:textId="77777777" w:rsidR="00FC1458" w:rsidRDefault="00FC1458">
          <w:pPr>
            <w:pStyle w:val="TOC2"/>
            <w:tabs>
              <w:tab w:val="left" w:pos="880"/>
              <w:tab w:val="right" w:leader="dot" w:pos="9350"/>
            </w:tabs>
            <w:spacing w:after="0" w:line="240" w:lineRule="auto"/>
            <w:rPr>
              <w:ins w:id="136" w:author="hp" w:date="2022-03-29T12:22:00Z"/>
              <w:rFonts w:asciiTheme="minorHAnsi" w:hAnsiTheme="minorHAnsi"/>
              <w:noProof/>
              <w:sz w:val="22"/>
              <w:szCs w:val="22"/>
              <w:lang w:val="en-US" w:eastAsia="en-US"/>
            </w:rPr>
            <w:pPrChange w:id="137" w:author="hp" w:date="2022-03-29T12:22:00Z">
              <w:pPr>
                <w:pStyle w:val="TOC2"/>
                <w:tabs>
                  <w:tab w:val="left" w:pos="880"/>
                  <w:tab w:val="right" w:leader="dot" w:pos="9350"/>
                </w:tabs>
              </w:pPr>
            </w:pPrChange>
          </w:pPr>
          <w:ins w:id="13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"_Toc99449008"</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9.1</w:t>
            </w:r>
            <w:r>
              <w:rPr>
                <w:rFonts w:asciiTheme="minorHAnsi" w:hAnsiTheme="minorHAnsi"/>
                <w:noProof/>
                <w:sz w:val="22"/>
                <w:szCs w:val="22"/>
                <w:lang w:val="en-US" w:eastAsia="en-US"/>
              </w:rPr>
              <w:tab/>
            </w:r>
            <w:r w:rsidRPr="00515AFB">
              <w:rPr>
                <w:rStyle w:val="Hyperlink"/>
                <w:rFonts w:ascii="Times New Roman" w:eastAsia="Times New Roman" w:hAnsi="Times New Roman" w:cs="Times New Roman"/>
                <w:noProof/>
                <w:lang w:val="en-US"/>
              </w:rPr>
              <w:t xml:space="preserve">.  </w:t>
            </w:r>
            <w:r w:rsidRPr="00515AFB">
              <w:rPr>
                <w:rStyle w:val="Hyperlink"/>
                <w:rFonts w:ascii="Times New Roman" w:hAnsi="Times New Roman" w:cs="Times New Roman"/>
                <w:noProof/>
              </w:rPr>
              <w:t>Conclusion and Future Work</w:t>
            </w:r>
            <w:r>
              <w:rPr>
                <w:noProof/>
                <w:webHidden/>
              </w:rPr>
              <w:tab/>
            </w:r>
            <w:r>
              <w:rPr>
                <w:noProof/>
                <w:webHidden/>
              </w:rPr>
              <w:fldChar w:fldCharType="begin"/>
            </w:r>
            <w:r>
              <w:rPr>
                <w:noProof/>
                <w:webHidden/>
              </w:rPr>
              <w:instrText xml:space="preserve"> PAGEREF _Toc99449008 \h </w:instrText>
            </w:r>
          </w:ins>
          <w:r>
            <w:rPr>
              <w:noProof/>
              <w:webHidden/>
            </w:rPr>
          </w:r>
          <w:r>
            <w:rPr>
              <w:noProof/>
              <w:webHidden/>
            </w:rPr>
            <w:fldChar w:fldCharType="separate"/>
          </w:r>
          <w:ins w:id="139" w:author="hp" w:date="2022-03-29T12:22:00Z">
            <w:r>
              <w:rPr>
                <w:noProof/>
                <w:webHidden/>
              </w:rPr>
              <w:t>21</w:t>
            </w:r>
            <w:r>
              <w:rPr>
                <w:noProof/>
                <w:webHidden/>
              </w:rPr>
              <w:fldChar w:fldCharType="end"/>
            </w:r>
            <w:r w:rsidRPr="00515AFB">
              <w:rPr>
                <w:rStyle w:val="Hyperlink"/>
                <w:noProof/>
              </w:rPr>
              <w:fldChar w:fldCharType="end"/>
            </w:r>
          </w:ins>
        </w:p>
        <w:p w14:paraId="3D130921" w14:textId="77777777" w:rsidR="00FC1458" w:rsidRDefault="00FC1458">
          <w:pPr>
            <w:pStyle w:val="TOC1"/>
            <w:tabs>
              <w:tab w:val="left" w:pos="480"/>
              <w:tab w:val="right" w:leader="dot" w:pos="9350"/>
            </w:tabs>
            <w:spacing w:after="0" w:line="240" w:lineRule="auto"/>
            <w:rPr>
              <w:ins w:id="140" w:author="hp" w:date="2022-03-29T12:22:00Z"/>
              <w:rFonts w:asciiTheme="minorHAnsi" w:hAnsiTheme="minorHAnsi"/>
              <w:noProof/>
              <w:sz w:val="22"/>
              <w:szCs w:val="22"/>
              <w:lang w:val="en-US" w:eastAsia="en-US"/>
            </w:rPr>
            <w:pPrChange w:id="141" w:author="hp" w:date="2022-03-29T12:22:00Z">
              <w:pPr>
                <w:pStyle w:val="TOC1"/>
                <w:tabs>
                  <w:tab w:val="left" w:pos="480"/>
                  <w:tab w:val="right" w:leader="dot" w:pos="9350"/>
                </w:tabs>
              </w:pPr>
            </w:pPrChange>
          </w:pPr>
          <w:ins w:id="14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"_Toc99449009"</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eastAsia="Times New Roman" w:hAnsi="Times New Roman" w:cs="Times New Roman"/>
                <w:noProof/>
              </w:rPr>
              <w:t>10</w:t>
            </w:r>
            <w:r>
              <w:rPr>
                <w:rFonts w:asciiTheme="minorHAnsi" w:hAnsiTheme="minorHAnsi"/>
                <w:noProof/>
                <w:sz w:val="22"/>
                <w:szCs w:val="22"/>
                <w:lang w:val="en-US" w:eastAsia="en-US"/>
              </w:rPr>
              <w:tab/>
            </w:r>
            <w:r w:rsidRPr="00515AFB">
              <w:rPr>
                <w:rStyle w:val="Hyperlink"/>
                <w:rFonts w:ascii="Times New Roman" w:hAnsi="Times New Roman" w:cs="Times New Roman"/>
                <w:noProof/>
              </w:rPr>
              <w:t>Bibliography</w:t>
            </w:r>
            <w:r>
              <w:rPr>
                <w:noProof/>
                <w:webHidden/>
              </w:rPr>
              <w:tab/>
            </w:r>
            <w:r>
              <w:rPr>
                <w:noProof/>
                <w:webHidden/>
              </w:rPr>
              <w:fldChar w:fldCharType="begin"/>
            </w:r>
            <w:r>
              <w:rPr>
                <w:noProof/>
                <w:webHidden/>
              </w:rPr>
              <w:instrText xml:space="preserve"> PAGEREF _Toc99449009 \h </w:instrText>
            </w:r>
          </w:ins>
          <w:r>
            <w:rPr>
              <w:noProof/>
              <w:webHidden/>
            </w:rPr>
          </w:r>
          <w:r>
            <w:rPr>
              <w:noProof/>
              <w:webHidden/>
            </w:rPr>
            <w:fldChar w:fldCharType="separate"/>
          </w:r>
          <w:ins w:id="143" w:author="hp" w:date="2022-03-29T12:22:00Z">
            <w:r>
              <w:rPr>
                <w:noProof/>
                <w:webHidden/>
              </w:rPr>
              <w:t>23</w:t>
            </w:r>
            <w:r>
              <w:rPr>
                <w:noProof/>
                <w:webHidden/>
              </w:rPr>
              <w:fldChar w:fldCharType="end"/>
            </w:r>
            <w:r w:rsidRPr="00515AFB">
              <w:rPr>
                <w:rStyle w:val="Hyperlink"/>
                <w:noProof/>
              </w:rPr>
              <w:fldChar w:fldCharType="end"/>
            </w:r>
          </w:ins>
        </w:p>
        <w:p w14:paraId="1E521507" w14:textId="77777777" w:rsidR="00FC1458" w:rsidRDefault="00FC1458">
          <w:pPr>
            <w:pStyle w:val="TOC1"/>
            <w:tabs>
              <w:tab w:val="right" w:leader="dot" w:pos="9350"/>
            </w:tabs>
            <w:spacing w:after="0" w:line="240" w:lineRule="auto"/>
            <w:rPr>
              <w:ins w:id="144" w:author="hp" w:date="2022-03-29T12:22:00Z"/>
              <w:rFonts w:asciiTheme="minorHAnsi" w:hAnsiTheme="minorHAnsi"/>
              <w:noProof/>
              <w:sz w:val="22"/>
              <w:szCs w:val="22"/>
              <w:lang w:val="en-US" w:eastAsia="en-US"/>
            </w:rPr>
            <w:pPrChange w:id="145" w:author="hp" w:date="2022-03-29T12:22:00Z">
              <w:pPr>
                <w:pStyle w:val="TOC1"/>
                <w:tabs>
                  <w:tab w:val="right" w:leader="dot" w:pos="9350"/>
                </w:tabs>
              </w:pPr>
            </w:pPrChange>
          </w:pPr>
          <w:ins w:id="14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"_Toc99449010"</w:instrText>
            </w:r>
            <w:r w:rsidRPr="00515AFB">
              <w:rPr>
                <w:rStyle w:val="Hyperlink"/>
                <w:noProof/>
              </w:rPr>
              <w:instrText xml:space="preserve"> </w:instrText>
            </w:r>
            <w:r w:rsidRPr="00515AFB">
              <w:rPr>
                <w:rStyle w:val="Hyperlink"/>
                <w:noProof/>
              </w:rPr>
              <w:fldChar w:fldCharType="separate"/>
            </w:r>
            <w:r>
              <w:rPr>
                <w:rFonts w:asciiTheme="minorHAnsi" w:hAnsiTheme="minorHAnsi"/>
                <w:noProof/>
                <w:sz w:val="22"/>
                <w:szCs w:val="22"/>
                <w:lang w:val="en-US" w:eastAsia="en-US"/>
              </w:rPr>
              <w:tab/>
            </w:r>
            <w:r w:rsidRPr="00515AFB">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_Toc99449010 \h </w:instrText>
            </w:r>
          </w:ins>
          <w:r>
            <w:rPr>
              <w:noProof/>
              <w:webHidden/>
            </w:rPr>
          </w:r>
          <w:r>
            <w:rPr>
              <w:noProof/>
              <w:webHidden/>
            </w:rPr>
            <w:fldChar w:fldCharType="separate"/>
          </w:r>
          <w:ins w:id="147" w:author="hp" w:date="2022-03-29T12:22:00Z">
            <w:r>
              <w:rPr>
                <w:noProof/>
                <w:webHidden/>
              </w:rPr>
              <w:t>25</w:t>
            </w:r>
            <w:r>
              <w:rPr>
                <w:noProof/>
                <w:webHidden/>
              </w:rPr>
              <w:fldChar w:fldCharType="end"/>
            </w:r>
            <w:r w:rsidRPr="00515AFB">
              <w:rPr>
                <w:rStyle w:val="Hyperlink"/>
                <w:noProof/>
              </w:rPr>
              <w:fldChar w:fldCharType="end"/>
            </w:r>
          </w:ins>
        </w:p>
        <w:p w14:paraId="4DFD5F72" w14:textId="77777777" w:rsidR="00FC1458" w:rsidRDefault="00FC1458">
          <w:pPr>
            <w:pStyle w:val="TOC1"/>
            <w:tabs>
              <w:tab w:val="right" w:leader="dot" w:pos="9350"/>
            </w:tabs>
            <w:spacing w:after="0" w:line="240" w:lineRule="auto"/>
            <w:rPr>
              <w:ins w:id="148" w:author="hp" w:date="2022-03-29T12:22:00Z"/>
              <w:rFonts w:asciiTheme="minorHAnsi" w:hAnsiTheme="minorHAnsi"/>
              <w:noProof/>
              <w:sz w:val="22"/>
              <w:szCs w:val="22"/>
              <w:lang w:val="en-US" w:eastAsia="en-US"/>
            </w:rPr>
            <w:pPrChange w:id="149" w:author="hp" w:date="2022-03-29T12:22:00Z">
              <w:pPr>
                <w:pStyle w:val="TOC1"/>
                <w:tabs>
                  <w:tab w:val="right" w:leader="dot" w:pos="9350"/>
                </w:tabs>
              </w:pPr>
            </w:pPrChange>
          </w:pPr>
          <w:ins w:id="15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"_Toc99449011"</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11</w:t>
            </w:r>
            <w:r>
              <w:rPr>
                <w:noProof/>
                <w:webHidden/>
              </w:rPr>
              <w:tab/>
            </w:r>
            <w:r>
              <w:rPr>
                <w:noProof/>
                <w:webHidden/>
              </w:rPr>
              <w:fldChar w:fldCharType="begin"/>
            </w:r>
            <w:r>
              <w:rPr>
                <w:noProof/>
                <w:webHidden/>
              </w:rPr>
              <w:instrText xml:space="preserve"> PAGEREF _Toc99449011 \h </w:instrText>
            </w:r>
          </w:ins>
          <w:r>
            <w:rPr>
              <w:noProof/>
              <w:webHidden/>
            </w:rPr>
          </w:r>
          <w:r>
            <w:rPr>
              <w:noProof/>
              <w:webHidden/>
            </w:rPr>
            <w:fldChar w:fldCharType="separate"/>
          </w:r>
          <w:ins w:id="151" w:author="hp" w:date="2022-03-29T12:22:00Z">
            <w:r>
              <w:rPr>
                <w:noProof/>
                <w:webHidden/>
              </w:rPr>
              <w:t>25</w:t>
            </w:r>
            <w:r>
              <w:rPr>
                <w:noProof/>
                <w:webHidden/>
              </w:rPr>
              <w:fldChar w:fldCharType="end"/>
            </w:r>
            <w:r w:rsidRPr="00515AFB">
              <w:rPr>
                <w:rStyle w:val="Hyperlink"/>
                <w:noProof/>
              </w:rPr>
              <w:fldChar w:fldCharType="end"/>
            </w:r>
          </w:ins>
        </w:p>
        <w:p w14:paraId="0C437135" w14:textId="77777777" w:rsidR="00FC1458" w:rsidRDefault="00FC1458">
          <w:pPr>
            <w:pStyle w:val="TOC2"/>
            <w:tabs>
              <w:tab w:val="left" w:pos="1100"/>
              <w:tab w:val="right" w:leader="dot" w:pos="9350"/>
            </w:tabs>
            <w:spacing w:after="0" w:line="240" w:lineRule="auto"/>
            <w:rPr>
              <w:ins w:id="152" w:author="hp" w:date="2022-03-29T12:22:00Z"/>
              <w:rFonts w:asciiTheme="minorHAnsi" w:hAnsiTheme="minorHAnsi"/>
              <w:noProof/>
              <w:sz w:val="22"/>
              <w:szCs w:val="22"/>
              <w:lang w:val="en-US" w:eastAsia="en-US"/>
            </w:rPr>
            <w:pPrChange w:id="153" w:author="hp" w:date="2022-03-29T12:22:00Z">
              <w:pPr>
                <w:pStyle w:val="TOC2"/>
                <w:tabs>
                  <w:tab w:val="left" w:pos="1100"/>
                  <w:tab w:val="right" w:leader="dot" w:pos="9350"/>
                </w:tabs>
              </w:pPr>
            </w:pPrChange>
          </w:pPr>
          <w:ins w:id="15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"_Toc99449012"</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11.1</w:t>
            </w:r>
            <w:r>
              <w:rPr>
                <w:rFonts w:asciiTheme="minorHAnsi" w:hAnsiTheme="minorHAnsi"/>
                <w:noProof/>
                <w:sz w:val="22"/>
                <w:szCs w:val="22"/>
                <w:lang w:val="en-US" w:eastAsia="en-US"/>
              </w:rPr>
              <w:tab/>
            </w:r>
            <w:r w:rsidRPr="00515AFB">
              <w:rPr>
                <w:rStyle w:val="Hyperlink"/>
                <w:rFonts w:ascii="Times New Roman" w:hAnsi="Times New Roman" w:cs="Times New Roman"/>
                <w:noProof/>
              </w:rPr>
              <w:t>Machine Learning SVM model CODE Python</w:t>
            </w:r>
            <w:r>
              <w:rPr>
                <w:noProof/>
                <w:webHidden/>
              </w:rPr>
              <w:tab/>
            </w:r>
            <w:r>
              <w:rPr>
                <w:noProof/>
                <w:webHidden/>
              </w:rPr>
              <w:fldChar w:fldCharType="begin"/>
            </w:r>
            <w:r>
              <w:rPr>
                <w:noProof/>
                <w:webHidden/>
              </w:rPr>
              <w:instrText xml:space="preserve"> PAGEREF _Toc99449012 \h </w:instrText>
            </w:r>
          </w:ins>
          <w:r>
            <w:rPr>
              <w:noProof/>
              <w:webHidden/>
            </w:rPr>
          </w:r>
          <w:r>
            <w:rPr>
              <w:noProof/>
              <w:webHidden/>
            </w:rPr>
            <w:fldChar w:fldCharType="separate"/>
          </w:r>
          <w:ins w:id="155" w:author="hp" w:date="2022-03-29T12:22:00Z">
            <w:r>
              <w:rPr>
                <w:noProof/>
                <w:webHidden/>
              </w:rPr>
              <w:t>25</w:t>
            </w:r>
            <w:r>
              <w:rPr>
                <w:noProof/>
                <w:webHidden/>
              </w:rPr>
              <w:fldChar w:fldCharType="end"/>
            </w:r>
            <w:r w:rsidRPr="00515AFB">
              <w:rPr>
                <w:rStyle w:val="Hyperlink"/>
                <w:noProof/>
              </w:rPr>
              <w:fldChar w:fldCharType="end"/>
            </w:r>
          </w:ins>
        </w:p>
        <w:p w14:paraId="125ABB19" w14:textId="77777777" w:rsidR="00FC1458" w:rsidRDefault="00FC1458">
          <w:pPr>
            <w:pStyle w:val="TOC2"/>
            <w:tabs>
              <w:tab w:val="left" w:pos="1100"/>
              <w:tab w:val="right" w:leader="dot" w:pos="9350"/>
            </w:tabs>
            <w:spacing w:after="0" w:line="240" w:lineRule="auto"/>
            <w:rPr>
              <w:ins w:id="156" w:author="hp" w:date="2022-03-29T12:22:00Z"/>
              <w:rFonts w:asciiTheme="minorHAnsi" w:hAnsiTheme="minorHAnsi"/>
              <w:noProof/>
              <w:sz w:val="22"/>
              <w:szCs w:val="22"/>
              <w:lang w:val="en-US" w:eastAsia="en-US"/>
            </w:rPr>
            <w:pPrChange w:id="157" w:author="hp" w:date="2022-03-29T12:22:00Z">
              <w:pPr>
                <w:pStyle w:val="TOC2"/>
                <w:tabs>
                  <w:tab w:val="left" w:pos="1100"/>
                  <w:tab w:val="right" w:leader="dot" w:pos="9350"/>
                </w:tabs>
              </w:pPr>
            </w:pPrChange>
          </w:pPr>
          <w:ins w:id="15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"_Toc99449013"</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11.2</w:t>
            </w:r>
            <w:r>
              <w:rPr>
                <w:rFonts w:asciiTheme="minorHAnsi" w:hAnsiTheme="minorHAnsi"/>
                <w:noProof/>
                <w:sz w:val="22"/>
                <w:szCs w:val="22"/>
                <w:lang w:val="en-US" w:eastAsia="en-US"/>
              </w:rPr>
              <w:tab/>
            </w:r>
            <w:r w:rsidRPr="00515AFB">
              <w:rPr>
                <w:rStyle w:val="Hyperlink"/>
                <w:rFonts w:ascii="Times New Roman" w:hAnsi="Times New Roman" w:cs="Times New Roman"/>
                <w:noProof/>
              </w:rPr>
              <w:t>MODELING SVM MACHINE LEARNING</w:t>
            </w:r>
            <w:r w:rsidRPr="00515AFB">
              <w:rPr>
                <w:rStyle w:val="Hyperlink"/>
                <w:rFonts w:ascii="Times New Roman" w:hAnsi="Times New Roman" w:cs="Times New Roman"/>
                <w:noProof/>
                <w:lang w:val="en-US"/>
              </w:rPr>
              <w:t xml:space="preserve"> SVM Python Programing Presentation</w:t>
            </w:r>
            <w:r>
              <w:rPr>
                <w:noProof/>
                <w:webHidden/>
              </w:rPr>
              <w:tab/>
            </w:r>
            <w:r>
              <w:rPr>
                <w:noProof/>
                <w:webHidden/>
              </w:rPr>
              <w:fldChar w:fldCharType="begin"/>
            </w:r>
            <w:r>
              <w:rPr>
                <w:noProof/>
                <w:webHidden/>
              </w:rPr>
              <w:instrText xml:space="preserve"> PAGEREF _Toc99449013 \h </w:instrText>
            </w:r>
          </w:ins>
          <w:r>
            <w:rPr>
              <w:noProof/>
              <w:webHidden/>
            </w:rPr>
          </w:r>
          <w:r>
            <w:rPr>
              <w:noProof/>
              <w:webHidden/>
            </w:rPr>
            <w:fldChar w:fldCharType="separate"/>
          </w:r>
          <w:ins w:id="159" w:author="hp" w:date="2022-03-29T12:22:00Z">
            <w:r>
              <w:rPr>
                <w:noProof/>
                <w:webHidden/>
              </w:rPr>
              <w:t>27</w:t>
            </w:r>
            <w:r>
              <w:rPr>
                <w:noProof/>
                <w:webHidden/>
              </w:rPr>
              <w:fldChar w:fldCharType="end"/>
            </w:r>
            <w:r w:rsidRPr="00515AFB">
              <w:rPr>
                <w:rStyle w:val="Hyperlink"/>
                <w:noProof/>
              </w:rPr>
              <w:fldChar w:fldCharType="end"/>
            </w:r>
          </w:ins>
        </w:p>
        <w:p w14:paraId="3DC87471" w14:textId="77777777" w:rsidR="00FC1458" w:rsidRDefault="00FC1458">
          <w:pPr>
            <w:pStyle w:val="TOC2"/>
            <w:tabs>
              <w:tab w:val="left" w:pos="1100"/>
              <w:tab w:val="right" w:leader="dot" w:pos="9350"/>
            </w:tabs>
            <w:spacing w:after="0" w:line="240" w:lineRule="auto"/>
            <w:rPr>
              <w:ins w:id="160" w:author="hp" w:date="2022-03-29T12:22:00Z"/>
              <w:rFonts w:asciiTheme="minorHAnsi" w:hAnsiTheme="minorHAnsi"/>
              <w:noProof/>
              <w:sz w:val="22"/>
              <w:szCs w:val="22"/>
              <w:lang w:val="en-US" w:eastAsia="en-US"/>
            </w:rPr>
            <w:pPrChange w:id="161" w:author="hp" w:date="2022-03-29T12:22:00Z">
              <w:pPr>
                <w:pStyle w:val="TOC2"/>
                <w:tabs>
                  <w:tab w:val="left" w:pos="1100"/>
                  <w:tab w:val="right" w:leader="dot" w:pos="9350"/>
                </w:tabs>
              </w:pPr>
            </w:pPrChange>
          </w:pPr>
          <w:ins w:id="162" w:author="hp" w:date="2022-03-29T12:22:00Z">
            <w:r w:rsidRPr="00515AFB">
              <w:rPr>
                <w:rStyle w:val="Hyperlink"/>
                <w:noProof/>
              </w:rPr>
              <w:lastRenderedPageBreak/>
              <w:fldChar w:fldCharType="begin"/>
            </w:r>
            <w:r w:rsidRPr="00515AFB">
              <w:rPr>
                <w:rStyle w:val="Hyperlink"/>
                <w:noProof/>
              </w:rPr>
              <w:instrText xml:space="preserve"> </w:instrText>
            </w:r>
            <w:r>
              <w:rPr>
                <w:noProof/>
              </w:rPr>
              <w:instrText>HYPERLINK \l "_Toc99449014"</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11.3</w:t>
            </w:r>
            <w:r>
              <w:rPr>
                <w:rFonts w:asciiTheme="minorHAnsi" w:hAnsiTheme="minorHAnsi"/>
                <w:noProof/>
                <w:sz w:val="22"/>
                <w:szCs w:val="22"/>
                <w:lang w:val="en-US" w:eastAsia="en-US"/>
              </w:rPr>
              <w:tab/>
            </w:r>
            <w:r w:rsidRPr="00515AFB">
              <w:rPr>
                <w:rStyle w:val="Hyperlink"/>
                <w:rFonts w:ascii="Times New Roman" w:hAnsi="Times New Roman" w:cs="Times New Roman"/>
                <w:noProof/>
              </w:rPr>
              <w:t>Removing unwanted columns</w:t>
            </w:r>
            <w:r>
              <w:rPr>
                <w:noProof/>
                <w:webHidden/>
              </w:rPr>
              <w:tab/>
            </w:r>
            <w:r>
              <w:rPr>
                <w:noProof/>
                <w:webHidden/>
              </w:rPr>
              <w:fldChar w:fldCharType="begin"/>
            </w:r>
            <w:r>
              <w:rPr>
                <w:noProof/>
                <w:webHidden/>
              </w:rPr>
              <w:instrText xml:space="preserve"> PAGEREF _Toc99449014 \h </w:instrText>
            </w:r>
          </w:ins>
          <w:r>
            <w:rPr>
              <w:noProof/>
              <w:webHidden/>
            </w:rPr>
          </w:r>
          <w:r>
            <w:rPr>
              <w:noProof/>
              <w:webHidden/>
            </w:rPr>
            <w:fldChar w:fldCharType="separate"/>
          </w:r>
          <w:ins w:id="163" w:author="hp" w:date="2022-03-29T12:22:00Z">
            <w:r>
              <w:rPr>
                <w:noProof/>
                <w:webHidden/>
              </w:rPr>
              <w:t>28</w:t>
            </w:r>
            <w:r>
              <w:rPr>
                <w:noProof/>
                <w:webHidden/>
              </w:rPr>
              <w:fldChar w:fldCharType="end"/>
            </w:r>
            <w:r w:rsidRPr="00515AFB">
              <w:rPr>
                <w:rStyle w:val="Hyperlink"/>
                <w:noProof/>
              </w:rPr>
              <w:fldChar w:fldCharType="end"/>
            </w:r>
          </w:ins>
        </w:p>
        <w:p w14:paraId="4E27DC08" w14:textId="77777777" w:rsidR="00FC1458" w:rsidRDefault="00FC1458">
          <w:pPr>
            <w:pStyle w:val="TOC3"/>
            <w:tabs>
              <w:tab w:val="left" w:pos="1320"/>
              <w:tab w:val="right" w:leader="dot" w:pos="9350"/>
            </w:tabs>
            <w:spacing w:after="0" w:line="240" w:lineRule="auto"/>
            <w:rPr>
              <w:ins w:id="164" w:author="hp" w:date="2022-03-29T12:22:00Z"/>
              <w:rFonts w:asciiTheme="minorHAnsi" w:hAnsiTheme="minorHAnsi"/>
              <w:noProof/>
              <w:sz w:val="22"/>
              <w:szCs w:val="22"/>
              <w:lang w:val="en-US" w:eastAsia="en-US"/>
            </w:rPr>
            <w:pPrChange w:id="165" w:author="hp" w:date="2022-03-29T12:22:00Z">
              <w:pPr>
                <w:pStyle w:val="TOC3"/>
                <w:tabs>
                  <w:tab w:val="left" w:pos="1320"/>
                  <w:tab w:val="right" w:leader="dot" w:pos="9350"/>
                </w:tabs>
              </w:pPr>
            </w:pPrChange>
          </w:pPr>
          <w:ins w:id="16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"_Toc99449015"</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11.3.1</w:t>
            </w:r>
            <w:r>
              <w:rPr>
                <w:rFonts w:asciiTheme="minorHAnsi" w:hAnsiTheme="minorHAnsi"/>
                <w:noProof/>
                <w:sz w:val="22"/>
                <w:szCs w:val="22"/>
                <w:lang w:val="en-US" w:eastAsia="en-US"/>
              </w:rPr>
              <w:tab/>
            </w:r>
            <w:r w:rsidRPr="00515AFB">
              <w:rPr>
                <w:rStyle w:val="Hyperlink"/>
                <w:rFonts w:ascii="Times New Roman" w:hAnsi="Times New Roman" w:cs="Times New Roman"/>
                <w:noProof/>
              </w:rPr>
              <w:t>Training &amp; Testing ML (SVM)</w:t>
            </w:r>
            <w:r>
              <w:rPr>
                <w:noProof/>
                <w:webHidden/>
              </w:rPr>
              <w:tab/>
            </w:r>
            <w:r>
              <w:rPr>
                <w:noProof/>
                <w:webHidden/>
              </w:rPr>
              <w:fldChar w:fldCharType="begin"/>
            </w:r>
            <w:r>
              <w:rPr>
                <w:noProof/>
                <w:webHidden/>
              </w:rPr>
              <w:instrText xml:space="preserve"> PAGEREF _Toc99449015 \h </w:instrText>
            </w:r>
          </w:ins>
          <w:r>
            <w:rPr>
              <w:noProof/>
              <w:webHidden/>
            </w:rPr>
          </w:r>
          <w:r>
            <w:rPr>
              <w:noProof/>
              <w:webHidden/>
            </w:rPr>
            <w:fldChar w:fldCharType="separate"/>
          </w:r>
          <w:ins w:id="167" w:author="hp" w:date="2022-03-29T12:22:00Z">
            <w:r>
              <w:rPr>
                <w:noProof/>
                <w:webHidden/>
              </w:rPr>
              <w:t>28</w:t>
            </w:r>
            <w:r>
              <w:rPr>
                <w:noProof/>
                <w:webHidden/>
              </w:rPr>
              <w:fldChar w:fldCharType="end"/>
            </w:r>
            <w:r w:rsidRPr="00515AFB">
              <w:rPr>
                <w:rStyle w:val="Hyperlink"/>
                <w:noProof/>
              </w:rPr>
              <w:fldChar w:fldCharType="end"/>
            </w:r>
          </w:ins>
        </w:p>
        <w:p w14:paraId="6A30F599" w14:textId="77777777" w:rsidR="00FC1458" w:rsidRDefault="00FC1458">
          <w:pPr>
            <w:pStyle w:val="TOC2"/>
            <w:tabs>
              <w:tab w:val="left" w:pos="1100"/>
              <w:tab w:val="right" w:leader="dot" w:pos="9350"/>
            </w:tabs>
            <w:spacing w:after="0" w:line="240" w:lineRule="auto"/>
            <w:rPr>
              <w:ins w:id="168" w:author="hp" w:date="2022-03-29T12:22:00Z"/>
              <w:rFonts w:asciiTheme="minorHAnsi" w:hAnsiTheme="minorHAnsi"/>
              <w:noProof/>
              <w:sz w:val="22"/>
              <w:szCs w:val="22"/>
              <w:lang w:val="en-US" w:eastAsia="en-US"/>
            </w:rPr>
            <w:pPrChange w:id="169" w:author="hp" w:date="2022-03-29T12:22:00Z">
              <w:pPr>
                <w:pStyle w:val="TOC2"/>
                <w:tabs>
                  <w:tab w:val="left" w:pos="1100"/>
                  <w:tab w:val="right" w:leader="dot" w:pos="9350"/>
                </w:tabs>
              </w:pPr>
            </w:pPrChange>
          </w:pPr>
          <w:ins w:id="17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"_Toc99449016"</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eastAsia="Times New Roman" w:hAnsi="Times New Roman" w:cs="Times New Roman"/>
                <w:noProof/>
              </w:rPr>
              <w:t>11.4</w:t>
            </w:r>
            <w:r>
              <w:rPr>
                <w:rFonts w:asciiTheme="minorHAnsi" w:hAnsiTheme="minorHAnsi"/>
                <w:noProof/>
                <w:sz w:val="22"/>
                <w:szCs w:val="22"/>
                <w:lang w:val="en-US" w:eastAsia="en-US"/>
              </w:rPr>
              <w:tab/>
            </w:r>
            <w:r w:rsidRPr="00515AFB">
              <w:rPr>
                <w:rStyle w:val="Hyperlink"/>
                <w:rFonts w:ascii="Times New Roman" w:eastAsia="Times New Roman" w:hAnsi="Times New Roman" w:cs="Times New Roman"/>
                <w:noProof/>
              </w:rPr>
              <w:t>Modelling SVM Model</w:t>
            </w:r>
            <w:r>
              <w:rPr>
                <w:noProof/>
                <w:webHidden/>
              </w:rPr>
              <w:tab/>
            </w:r>
            <w:r>
              <w:rPr>
                <w:noProof/>
                <w:webHidden/>
              </w:rPr>
              <w:fldChar w:fldCharType="begin"/>
            </w:r>
            <w:r>
              <w:rPr>
                <w:noProof/>
                <w:webHidden/>
              </w:rPr>
              <w:instrText xml:space="preserve"> PAGEREF _Toc99449016 \h </w:instrText>
            </w:r>
          </w:ins>
          <w:r>
            <w:rPr>
              <w:noProof/>
              <w:webHidden/>
            </w:rPr>
          </w:r>
          <w:r>
            <w:rPr>
              <w:noProof/>
              <w:webHidden/>
            </w:rPr>
            <w:fldChar w:fldCharType="separate"/>
          </w:r>
          <w:ins w:id="171" w:author="hp" w:date="2022-03-29T12:22:00Z">
            <w:r>
              <w:rPr>
                <w:noProof/>
                <w:webHidden/>
              </w:rPr>
              <w:t>29</w:t>
            </w:r>
            <w:r>
              <w:rPr>
                <w:noProof/>
                <w:webHidden/>
              </w:rPr>
              <w:fldChar w:fldCharType="end"/>
            </w:r>
            <w:r w:rsidRPr="00515AFB">
              <w:rPr>
                <w:rStyle w:val="Hyperlink"/>
                <w:noProof/>
              </w:rPr>
              <w:fldChar w:fldCharType="end"/>
            </w:r>
          </w:ins>
        </w:p>
        <w:p w14:paraId="734ACE7D" w14:textId="77777777" w:rsidR="00FC1458" w:rsidRDefault="00FC1458">
          <w:pPr>
            <w:pStyle w:val="TOC3"/>
            <w:tabs>
              <w:tab w:val="left" w:pos="1320"/>
              <w:tab w:val="right" w:leader="dot" w:pos="9350"/>
            </w:tabs>
            <w:spacing w:after="0" w:line="240" w:lineRule="auto"/>
            <w:rPr>
              <w:ins w:id="172" w:author="hp" w:date="2022-03-29T12:22:00Z"/>
              <w:rFonts w:asciiTheme="minorHAnsi" w:hAnsiTheme="minorHAnsi"/>
              <w:noProof/>
              <w:sz w:val="22"/>
              <w:szCs w:val="22"/>
              <w:lang w:val="en-US" w:eastAsia="en-US"/>
            </w:rPr>
            <w:pPrChange w:id="173" w:author="hp" w:date="2022-03-29T12:22:00Z">
              <w:pPr>
                <w:pStyle w:val="TOC3"/>
                <w:tabs>
                  <w:tab w:val="left" w:pos="1320"/>
                  <w:tab w:val="right" w:leader="dot" w:pos="9350"/>
                </w:tabs>
              </w:pPr>
            </w:pPrChange>
          </w:pPr>
          <w:ins w:id="17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"_Toc99449017"</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eastAsia="Times New Roman" w:hAnsi="Times New Roman" w:cs="Times New Roman"/>
                <w:noProof/>
              </w:rPr>
              <w:t>11.4.1</w:t>
            </w:r>
            <w:r>
              <w:rPr>
                <w:rFonts w:asciiTheme="minorHAnsi" w:hAnsiTheme="minorHAnsi"/>
                <w:noProof/>
                <w:sz w:val="22"/>
                <w:szCs w:val="22"/>
                <w:lang w:val="en-US" w:eastAsia="en-US"/>
              </w:rPr>
              <w:tab/>
            </w:r>
            <w:r w:rsidRPr="00515AFB">
              <w:rPr>
                <w:rStyle w:val="Hyperlink"/>
                <w:rFonts w:ascii="Times New Roman" w:hAnsi="Times New Roman" w:cs="Times New Roman"/>
                <w:noProof/>
              </w:rPr>
              <w:t>Outcomes</w:t>
            </w:r>
            <w:r>
              <w:rPr>
                <w:noProof/>
                <w:webHidden/>
              </w:rPr>
              <w:tab/>
            </w:r>
            <w:r>
              <w:rPr>
                <w:noProof/>
                <w:webHidden/>
              </w:rPr>
              <w:fldChar w:fldCharType="begin"/>
            </w:r>
            <w:r>
              <w:rPr>
                <w:noProof/>
                <w:webHidden/>
              </w:rPr>
              <w:instrText xml:space="preserve"> PAGEREF _Toc99449017 \h </w:instrText>
            </w:r>
          </w:ins>
          <w:r>
            <w:rPr>
              <w:noProof/>
              <w:webHidden/>
            </w:rPr>
          </w:r>
          <w:r>
            <w:rPr>
              <w:noProof/>
              <w:webHidden/>
            </w:rPr>
            <w:fldChar w:fldCharType="separate"/>
          </w:r>
          <w:ins w:id="175" w:author="hp" w:date="2022-03-29T12:22:00Z">
            <w:r>
              <w:rPr>
                <w:noProof/>
                <w:webHidden/>
              </w:rPr>
              <w:t>29</w:t>
            </w:r>
            <w:r>
              <w:rPr>
                <w:noProof/>
                <w:webHidden/>
              </w:rPr>
              <w:fldChar w:fldCharType="end"/>
            </w:r>
            <w:r w:rsidRPr="00515AFB">
              <w:rPr>
                <w:rStyle w:val="Hyperlink"/>
                <w:noProof/>
              </w:rPr>
              <w:fldChar w:fldCharType="end"/>
            </w:r>
          </w:ins>
        </w:p>
        <w:p w14:paraId="17E07E6F" w14:textId="77777777" w:rsidR="00FC1458" w:rsidRDefault="00FC1458">
          <w:pPr>
            <w:pStyle w:val="TOC3"/>
            <w:tabs>
              <w:tab w:val="left" w:pos="1320"/>
              <w:tab w:val="right" w:leader="dot" w:pos="9350"/>
            </w:tabs>
            <w:spacing w:after="0" w:line="240" w:lineRule="auto"/>
            <w:rPr>
              <w:ins w:id="176" w:author="hp" w:date="2022-03-29T12:22:00Z"/>
              <w:rFonts w:asciiTheme="minorHAnsi" w:hAnsiTheme="minorHAnsi"/>
              <w:noProof/>
              <w:sz w:val="22"/>
              <w:szCs w:val="22"/>
              <w:lang w:val="en-US" w:eastAsia="en-US"/>
            </w:rPr>
            <w:pPrChange w:id="177" w:author="hp" w:date="2022-03-29T12:22:00Z">
              <w:pPr>
                <w:pStyle w:val="TOC3"/>
                <w:tabs>
                  <w:tab w:val="left" w:pos="1320"/>
                  <w:tab w:val="right" w:leader="dot" w:pos="9350"/>
                </w:tabs>
              </w:pPr>
            </w:pPrChange>
          </w:pPr>
          <w:ins w:id="17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"_Toc99449018"</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11.4.2</w:t>
            </w:r>
            <w:r>
              <w:rPr>
                <w:rFonts w:asciiTheme="minorHAnsi" w:hAnsiTheme="minorHAnsi"/>
                <w:noProof/>
                <w:sz w:val="22"/>
                <w:szCs w:val="22"/>
                <w:lang w:val="en-US" w:eastAsia="en-US"/>
              </w:rPr>
              <w:tab/>
            </w:r>
            <w:r w:rsidRPr="00515AFB">
              <w:rPr>
                <w:rStyle w:val="Hyperlink"/>
                <w:rFonts w:ascii="Times New Roman" w:hAnsi="Times New Roman" w:cs="Times New Roman"/>
                <w:noProof/>
              </w:rPr>
              <w:t>Accuracy score</w:t>
            </w:r>
            <w:r>
              <w:rPr>
                <w:noProof/>
                <w:webHidden/>
              </w:rPr>
              <w:tab/>
            </w:r>
            <w:r>
              <w:rPr>
                <w:noProof/>
                <w:webHidden/>
              </w:rPr>
              <w:fldChar w:fldCharType="begin"/>
            </w:r>
            <w:r>
              <w:rPr>
                <w:noProof/>
                <w:webHidden/>
              </w:rPr>
              <w:instrText xml:space="preserve"> PAGEREF _Toc99449018 \h </w:instrText>
            </w:r>
          </w:ins>
          <w:r>
            <w:rPr>
              <w:noProof/>
              <w:webHidden/>
            </w:rPr>
          </w:r>
          <w:r>
            <w:rPr>
              <w:noProof/>
              <w:webHidden/>
            </w:rPr>
            <w:fldChar w:fldCharType="separate"/>
          </w:r>
          <w:ins w:id="179" w:author="hp" w:date="2022-03-29T12:22:00Z">
            <w:r>
              <w:rPr>
                <w:noProof/>
                <w:webHidden/>
              </w:rPr>
              <w:t>30</w:t>
            </w:r>
            <w:r>
              <w:rPr>
                <w:noProof/>
                <w:webHidden/>
              </w:rPr>
              <w:fldChar w:fldCharType="end"/>
            </w:r>
            <w:r w:rsidRPr="00515AFB">
              <w:rPr>
                <w:rStyle w:val="Hyperlink"/>
                <w:noProof/>
              </w:rPr>
              <w:fldChar w:fldCharType="end"/>
            </w:r>
          </w:ins>
        </w:p>
        <w:p w14:paraId="1A5F26E4" w14:textId="77777777" w:rsidR="00FC1458" w:rsidRDefault="00FC1458">
          <w:pPr>
            <w:pStyle w:val="TOC1"/>
            <w:tabs>
              <w:tab w:val="left" w:pos="480"/>
              <w:tab w:val="right" w:leader="dot" w:pos="9350"/>
            </w:tabs>
            <w:spacing w:after="0" w:line="240" w:lineRule="auto"/>
            <w:rPr>
              <w:ins w:id="180" w:author="hp" w:date="2022-03-29T12:22:00Z"/>
              <w:rFonts w:asciiTheme="minorHAnsi" w:hAnsiTheme="minorHAnsi"/>
              <w:noProof/>
              <w:sz w:val="22"/>
              <w:szCs w:val="22"/>
              <w:lang w:val="en-US" w:eastAsia="en-US"/>
            </w:rPr>
            <w:pPrChange w:id="181" w:author="hp" w:date="2022-03-29T12:22:00Z">
              <w:pPr>
                <w:pStyle w:val="TOC1"/>
                <w:tabs>
                  <w:tab w:val="left" w:pos="480"/>
                  <w:tab w:val="right" w:leader="dot" w:pos="9350"/>
                </w:tabs>
              </w:pPr>
            </w:pPrChange>
          </w:pPr>
          <w:ins w:id="18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"_Toc99449019"</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12</w:t>
            </w:r>
            <w:r>
              <w:rPr>
                <w:rFonts w:asciiTheme="minorHAnsi" w:hAnsiTheme="minorHAnsi"/>
                <w:noProof/>
                <w:sz w:val="22"/>
                <w:szCs w:val="22"/>
                <w:lang w:val="en-US" w:eastAsia="en-US"/>
              </w:rPr>
              <w:tab/>
            </w:r>
            <w:r w:rsidRPr="00515AFB">
              <w:rPr>
                <w:rStyle w:val="Hyperlink"/>
                <w:rFonts w:ascii="Times New Roman" w:hAnsi="Times New Roman" w:cs="Times New Roman"/>
                <w:noProof/>
              </w:rPr>
              <w:t>Level 2: Descriptive Statistics (Microsoft Excel)</w:t>
            </w:r>
            <w:r>
              <w:rPr>
                <w:noProof/>
                <w:webHidden/>
              </w:rPr>
              <w:tab/>
            </w:r>
            <w:r>
              <w:rPr>
                <w:noProof/>
                <w:webHidden/>
              </w:rPr>
              <w:fldChar w:fldCharType="begin"/>
            </w:r>
            <w:r>
              <w:rPr>
                <w:noProof/>
                <w:webHidden/>
              </w:rPr>
              <w:instrText xml:space="preserve"> PAGEREF _Toc99449019 \h </w:instrText>
            </w:r>
          </w:ins>
          <w:r>
            <w:rPr>
              <w:noProof/>
              <w:webHidden/>
            </w:rPr>
          </w:r>
          <w:r>
            <w:rPr>
              <w:noProof/>
              <w:webHidden/>
            </w:rPr>
            <w:fldChar w:fldCharType="separate"/>
          </w:r>
          <w:ins w:id="183" w:author="hp" w:date="2022-03-29T12:22:00Z">
            <w:r>
              <w:rPr>
                <w:noProof/>
                <w:webHidden/>
              </w:rPr>
              <w:t>30</w:t>
            </w:r>
            <w:r>
              <w:rPr>
                <w:noProof/>
                <w:webHidden/>
              </w:rPr>
              <w:fldChar w:fldCharType="end"/>
            </w:r>
            <w:r w:rsidRPr="00515AFB">
              <w:rPr>
                <w:rStyle w:val="Hyperlink"/>
                <w:noProof/>
              </w:rPr>
              <w:fldChar w:fldCharType="end"/>
            </w:r>
          </w:ins>
        </w:p>
        <w:p w14:paraId="4F63C601" w14:textId="77777777" w:rsidR="00FC1458" w:rsidRDefault="00FC1458">
          <w:pPr>
            <w:pStyle w:val="TOC1"/>
            <w:tabs>
              <w:tab w:val="left" w:pos="480"/>
              <w:tab w:val="right" w:leader="dot" w:pos="9350"/>
            </w:tabs>
            <w:spacing w:after="0" w:line="240" w:lineRule="auto"/>
            <w:rPr>
              <w:ins w:id="184" w:author="hp" w:date="2022-03-29T12:22:00Z"/>
              <w:rFonts w:asciiTheme="minorHAnsi" w:hAnsiTheme="minorHAnsi"/>
              <w:noProof/>
              <w:sz w:val="22"/>
              <w:szCs w:val="22"/>
              <w:lang w:val="en-US" w:eastAsia="en-US"/>
            </w:rPr>
            <w:pPrChange w:id="185" w:author="hp" w:date="2022-03-29T12:22:00Z">
              <w:pPr>
                <w:pStyle w:val="TOC1"/>
                <w:tabs>
                  <w:tab w:val="left" w:pos="480"/>
                  <w:tab w:val="right" w:leader="dot" w:pos="9350"/>
                </w:tabs>
              </w:pPr>
            </w:pPrChange>
          </w:pPr>
          <w:ins w:id="18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"_Toc99449020"</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13</w:t>
            </w:r>
            <w:r>
              <w:rPr>
                <w:rFonts w:asciiTheme="minorHAnsi" w:hAnsiTheme="minorHAnsi"/>
                <w:noProof/>
                <w:sz w:val="22"/>
                <w:szCs w:val="22"/>
                <w:lang w:val="en-US" w:eastAsia="en-US"/>
              </w:rPr>
              <w:tab/>
            </w:r>
            <w:r w:rsidRPr="00515AFB">
              <w:rPr>
                <w:rStyle w:val="Hyperlink"/>
                <w:rFonts w:ascii="Times New Roman" w:hAnsi="Times New Roman" w:cs="Times New Roman"/>
                <w:noProof/>
              </w:rPr>
              <w:t>Level 3: Inferential statistics (Binomial THEOREM)</w:t>
            </w:r>
            <w:r>
              <w:rPr>
                <w:noProof/>
                <w:webHidden/>
              </w:rPr>
              <w:tab/>
            </w:r>
            <w:r>
              <w:rPr>
                <w:noProof/>
                <w:webHidden/>
              </w:rPr>
              <w:fldChar w:fldCharType="begin"/>
            </w:r>
            <w:r>
              <w:rPr>
                <w:noProof/>
                <w:webHidden/>
              </w:rPr>
              <w:instrText xml:space="preserve"> PAGEREF _Toc99449020 \h </w:instrText>
            </w:r>
          </w:ins>
          <w:r>
            <w:rPr>
              <w:noProof/>
              <w:webHidden/>
            </w:rPr>
          </w:r>
          <w:r>
            <w:rPr>
              <w:noProof/>
              <w:webHidden/>
            </w:rPr>
            <w:fldChar w:fldCharType="separate"/>
          </w:r>
          <w:ins w:id="187" w:author="hp" w:date="2022-03-29T12:22:00Z">
            <w:r>
              <w:rPr>
                <w:noProof/>
                <w:webHidden/>
              </w:rPr>
              <w:t>30</w:t>
            </w:r>
            <w:r>
              <w:rPr>
                <w:noProof/>
                <w:webHidden/>
              </w:rPr>
              <w:fldChar w:fldCharType="end"/>
            </w:r>
            <w:r w:rsidRPr="00515AFB">
              <w:rPr>
                <w:rStyle w:val="Hyperlink"/>
                <w:noProof/>
              </w:rPr>
              <w:fldChar w:fldCharType="end"/>
            </w:r>
          </w:ins>
        </w:p>
        <w:p w14:paraId="41AFF1A6" w14:textId="77777777" w:rsidR="00FC1458" w:rsidRDefault="00FC1458">
          <w:pPr>
            <w:pStyle w:val="TOC2"/>
            <w:tabs>
              <w:tab w:val="left" w:pos="1100"/>
              <w:tab w:val="right" w:leader="dot" w:pos="9350"/>
            </w:tabs>
            <w:spacing w:after="0" w:line="240" w:lineRule="auto"/>
            <w:rPr>
              <w:ins w:id="188" w:author="hp" w:date="2022-03-29T12:22:00Z"/>
              <w:rFonts w:asciiTheme="minorHAnsi" w:hAnsiTheme="minorHAnsi"/>
              <w:noProof/>
              <w:sz w:val="22"/>
              <w:szCs w:val="22"/>
              <w:lang w:val="en-US" w:eastAsia="en-US"/>
            </w:rPr>
            <w:pPrChange w:id="189" w:author="hp" w:date="2022-03-29T12:22:00Z">
              <w:pPr>
                <w:pStyle w:val="TOC2"/>
                <w:tabs>
                  <w:tab w:val="left" w:pos="1100"/>
                  <w:tab w:val="right" w:leader="dot" w:pos="9350"/>
                </w:tabs>
              </w:pPr>
            </w:pPrChange>
          </w:pPr>
          <w:ins w:id="19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"_Toc99449021"</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13.1</w:t>
            </w:r>
            <w:r>
              <w:rPr>
                <w:rFonts w:asciiTheme="minorHAnsi" w:hAnsiTheme="minorHAnsi"/>
                <w:noProof/>
                <w:sz w:val="22"/>
                <w:szCs w:val="22"/>
                <w:lang w:val="en-US" w:eastAsia="en-US"/>
              </w:rPr>
              <w:tab/>
            </w:r>
            <w:r w:rsidRPr="00515AFB">
              <w:rPr>
                <w:rStyle w:val="Hyperlink"/>
                <w:rFonts w:ascii="Times New Roman" w:hAnsi="Times New Roman" w:cs="Times New Roman"/>
                <w:noProof/>
              </w:rPr>
              <w:t>Attribute selection from dataset</w:t>
            </w:r>
            <w:r>
              <w:rPr>
                <w:noProof/>
                <w:webHidden/>
              </w:rPr>
              <w:tab/>
            </w:r>
            <w:r>
              <w:rPr>
                <w:noProof/>
                <w:webHidden/>
              </w:rPr>
              <w:fldChar w:fldCharType="begin"/>
            </w:r>
            <w:r>
              <w:rPr>
                <w:noProof/>
                <w:webHidden/>
              </w:rPr>
              <w:instrText xml:space="preserve"> PAGEREF _Toc99449021 \h </w:instrText>
            </w:r>
          </w:ins>
          <w:r>
            <w:rPr>
              <w:noProof/>
              <w:webHidden/>
            </w:rPr>
          </w:r>
          <w:r>
            <w:rPr>
              <w:noProof/>
              <w:webHidden/>
            </w:rPr>
            <w:fldChar w:fldCharType="separate"/>
          </w:r>
          <w:ins w:id="191" w:author="hp" w:date="2022-03-29T12:22:00Z">
            <w:r>
              <w:rPr>
                <w:noProof/>
                <w:webHidden/>
              </w:rPr>
              <w:t>31</w:t>
            </w:r>
            <w:r>
              <w:rPr>
                <w:noProof/>
                <w:webHidden/>
              </w:rPr>
              <w:fldChar w:fldCharType="end"/>
            </w:r>
            <w:r w:rsidRPr="00515AFB">
              <w:rPr>
                <w:rStyle w:val="Hyperlink"/>
                <w:noProof/>
              </w:rPr>
              <w:fldChar w:fldCharType="end"/>
            </w:r>
          </w:ins>
        </w:p>
        <w:p w14:paraId="15D64C9E" w14:textId="77777777" w:rsidR="00FC1458" w:rsidRDefault="00FC1458">
          <w:pPr>
            <w:pStyle w:val="TOC2"/>
            <w:tabs>
              <w:tab w:val="left" w:pos="1100"/>
              <w:tab w:val="right" w:leader="dot" w:pos="9350"/>
            </w:tabs>
            <w:spacing w:after="0" w:line="240" w:lineRule="auto"/>
            <w:rPr>
              <w:ins w:id="192" w:author="hp" w:date="2022-03-29T12:22:00Z"/>
              <w:rFonts w:asciiTheme="minorHAnsi" w:hAnsiTheme="minorHAnsi"/>
              <w:noProof/>
              <w:sz w:val="22"/>
              <w:szCs w:val="22"/>
              <w:lang w:val="en-US" w:eastAsia="en-US"/>
            </w:rPr>
            <w:pPrChange w:id="193" w:author="hp" w:date="2022-03-29T12:22:00Z">
              <w:pPr>
                <w:pStyle w:val="TOC2"/>
                <w:tabs>
                  <w:tab w:val="left" w:pos="1100"/>
                  <w:tab w:val="right" w:leader="dot" w:pos="9350"/>
                </w:tabs>
              </w:pPr>
            </w:pPrChange>
          </w:pPr>
          <w:ins w:id="19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"_Toc99449022"</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13.2</w:t>
            </w:r>
            <w:r>
              <w:rPr>
                <w:rFonts w:asciiTheme="minorHAnsi" w:hAnsiTheme="minorHAnsi"/>
                <w:noProof/>
                <w:sz w:val="22"/>
                <w:szCs w:val="22"/>
                <w:lang w:val="en-US" w:eastAsia="en-US"/>
              </w:rPr>
              <w:tab/>
            </w:r>
            <w:r w:rsidRPr="00515AFB">
              <w:rPr>
                <w:rStyle w:val="Hyperlink"/>
                <w:rFonts w:ascii="Times New Roman" w:hAnsi="Times New Roman" w:cs="Times New Roman"/>
                <w:noProof/>
              </w:rPr>
              <w:t>Selection of trail from the dataset</w:t>
            </w:r>
            <w:r>
              <w:rPr>
                <w:noProof/>
                <w:webHidden/>
              </w:rPr>
              <w:tab/>
            </w:r>
            <w:r>
              <w:rPr>
                <w:noProof/>
                <w:webHidden/>
              </w:rPr>
              <w:fldChar w:fldCharType="begin"/>
            </w:r>
            <w:r>
              <w:rPr>
                <w:noProof/>
                <w:webHidden/>
              </w:rPr>
              <w:instrText xml:space="preserve"> PAGEREF _Toc99449022 \h </w:instrText>
            </w:r>
          </w:ins>
          <w:r>
            <w:rPr>
              <w:noProof/>
              <w:webHidden/>
            </w:rPr>
          </w:r>
          <w:r>
            <w:rPr>
              <w:noProof/>
              <w:webHidden/>
            </w:rPr>
            <w:fldChar w:fldCharType="separate"/>
          </w:r>
          <w:ins w:id="195" w:author="hp" w:date="2022-03-29T12:22:00Z">
            <w:r>
              <w:rPr>
                <w:noProof/>
                <w:webHidden/>
              </w:rPr>
              <w:t>31</w:t>
            </w:r>
            <w:r>
              <w:rPr>
                <w:noProof/>
                <w:webHidden/>
              </w:rPr>
              <w:fldChar w:fldCharType="end"/>
            </w:r>
            <w:r w:rsidRPr="00515AFB">
              <w:rPr>
                <w:rStyle w:val="Hyperlink"/>
                <w:noProof/>
              </w:rPr>
              <w:fldChar w:fldCharType="end"/>
            </w:r>
          </w:ins>
        </w:p>
        <w:p w14:paraId="5945FEAC" w14:textId="77777777" w:rsidR="00FC1458" w:rsidRDefault="00FC1458">
          <w:pPr>
            <w:pStyle w:val="TOC2"/>
            <w:tabs>
              <w:tab w:val="left" w:pos="1100"/>
              <w:tab w:val="right" w:leader="dot" w:pos="9350"/>
            </w:tabs>
            <w:spacing w:after="0" w:line="240" w:lineRule="auto"/>
            <w:rPr>
              <w:ins w:id="196" w:author="hp" w:date="2022-03-29T12:22:00Z"/>
              <w:rFonts w:asciiTheme="minorHAnsi" w:hAnsiTheme="minorHAnsi"/>
              <w:noProof/>
              <w:sz w:val="22"/>
              <w:szCs w:val="22"/>
              <w:lang w:val="en-US" w:eastAsia="en-US"/>
            </w:rPr>
            <w:pPrChange w:id="197" w:author="hp" w:date="2022-03-29T12:22:00Z">
              <w:pPr>
                <w:pStyle w:val="TOC2"/>
                <w:tabs>
                  <w:tab w:val="left" w:pos="1100"/>
                  <w:tab w:val="right" w:leader="dot" w:pos="9350"/>
                </w:tabs>
              </w:pPr>
            </w:pPrChange>
          </w:pPr>
          <w:ins w:id="19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"_Toc99449023"</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13.3</w:t>
            </w:r>
            <w:r>
              <w:rPr>
                <w:rFonts w:asciiTheme="minorHAnsi" w:hAnsiTheme="minorHAnsi"/>
                <w:noProof/>
                <w:sz w:val="22"/>
                <w:szCs w:val="22"/>
                <w:lang w:val="en-US" w:eastAsia="en-US"/>
              </w:rPr>
              <w:tab/>
            </w:r>
            <w:r w:rsidRPr="00515AFB">
              <w:rPr>
                <w:rStyle w:val="Hyperlink"/>
                <w:rFonts w:ascii="Times New Roman" w:hAnsi="Times New Roman" w:cs="Times New Roman"/>
                <w:noProof/>
              </w:rPr>
              <w:t>Probability of dataset</w:t>
            </w:r>
            <w:r>
              <w:rPr>
                <w:noProof/>
                <w:webHidden/>
              </w:rPr>
              <w:tab/>
            </w:r>
            <w:r>
              <w:rPr>
                <w:noProof/>
                <w:webHidden/>
              </w:rPr>
              <w:fldChar w:fldCharType="begin"/>
            </w:r>
            <w:r>
              <w:rPr>
                <w:noProof/>
                <w:webHidden/>
              </w:rPr>
              <w:instrText xml:space="preserve"> PAGEREF _Toc99449023 \h </w:instrText>
            </w:r>
          </w:ins>
          <w:r>
            <w:rPr>
              <w:noProof/>
              <w:webHidden/>
            </w:rPr>
          </w:r>
          <w:r>
            <w:rPr>
              <w:noProof/>
              <w:webHidden/>
            </w:rPr>
            <w:fldChar w:fldCharType="separate"/>
          </w:r>
          <w:ins w:id="199" w:author="hp" w:date="2022-03-29T12:22:00Z">
            <w:r>
              <w:rPr>
                <w:noProof/>
                <w:webHidden/>
              </w:rPr>
              <w:t>31</w:t>
            </w:r>
            <w:r>
              <w:rPr>
                <w:noProof/>
                <w:webHidden/>
              </w:rPr>
              <w:fldChar w:fldCharType="end"/>
            </w:r>
            <w:r w:rsidRPr="00515AFB">
              <w:rPr>
                <w:rStyle w:val="Hyperlink"/>
                <w:noProof/>
              </w:rPr>
              <w:fldChar w:fldCharType="end"/>
            </w:r>
          </w:ins>
        </w:p>
        <w:p w14:paraId="6D47EBF1" w14:textId="77777777" w:rsidR="00FC1458" w:rsidRDefault="00FC1458">
          <w:pPr>
            <w:pStyle w:val="TOC2"/>
            <w:tabs>
              <w:tab w:val="left" w:pos="1100"/>
              <w:tab w:val="right" w:leader="dot" w:pos="9350"/>
            </w:tabs>
            <w:spacing w:after="0" w:line="240" w:lineRule="auto"/>
            <w:rPr>
              <w:ins w:id="200" w:author="hp" w:date="2022-03-29T12:22:00Z"/>
              <w:rFonts w:asciiTheme="minorHAnsi" w:hAnsiTheme="minorHAnsi"/>
              <w:noProof/>
              <w:sz w:val="22"/>
              <w:szCs w:val="22"/>
              <w:lang w:val="en-US" w:eastAsia="en-US"/>
            </w:rPr>
            <w:pPrChange w:id="201" w:author="hp" w:date="2022-03-29T12:22:00Z">
              <w:pPr>
                <w:pStyle w:val="TOC2"/>
                <w:tabs>
                  <w:tab w:val="left" w:pos="1100"/>
                  <w:tab w:val="right" w:leader="dot" w:pos="9350"/>
                </w:tabs>
              </w:pPr>
            </w:pPrChange>
          </w:pPr>
          <w:ins w:id="20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"_Toc99449024"</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13.4</w:t>
            </w:r>
            <w:r>
              <w:rPr>
                <w:rFonts w:asciiTheme="minorHAnsi" w:hAnsiTheme="minorHAnsi"/>
                <w:noProof/>
                <w:sz w:val="22"/>
                <w:szCs w:val="22"/>
                <w:lang w:val="en-US" w:eastAsia="en-US"/>
              </w:rPr>
              <w:tab/>
            </w:r>
            <w:r w:rsidRPr="00515AFB">
              <w:rPr>
                <w:rStyle w:val="Hyperlink"/>
                <w:rFonts w:ascii="Times New Roman" w:hAnsi="Times New Roman" w:cs="Times New Roman"/>
                <w:noProof/>
              </w:rPr>
              <w:t>Binomial theorem calculation in Excel</w:t>
            </w:r>
            <w:r>
              <w:rPr>
                <w:noProof/>
                <w:webHidden/>
              </w:rPr>
              <w:tab/>
            </w:r>
            <w:r>
              <w:rPr>
                <w:noProof/>
                <w:webHidden/>
              </w:rPr>
              <w:fldChar w:fldCharType="begin"/>
            </w:r>
            <w:r>
              <w:rPr>
                <w:noProof/>
                <w:webHidden/>
              </w:rPr>
              <w:instrText xml:space="preserve"> PAGEREF _Toc99449024 \h </w:instrText>
            </w:r>
          </w:ins>
          <w:r>
            <w:rPr>
              <w:noProof/>
              <w:webHidden/>
            </w:rPr>
          </w:r>
          <w:r>
            <w:rPr>
              <w:noProof/>
              <w:webHidden/>
            </w:rPr>
            <w:fldChar w:fldCharType="separate"/>
          </w:r>
          <w:ins w:id="203" w:author="hp" w:date="2022-03-29T12:22:00Z">
            <w:r>
              <w:rPr>
                <w:noProof/>
                <w:webHidden/>
              </w:rPr>
              <w:t>31</w:t>
            </w:r>
            <w:r>
              <w:rPr>
                <w:noProof/>
                <w:webHidden/>
              </w:rPr>
              <w:fldChar w:fldCharType="end"/>
            </w:r>
            <w:r w:rsidRPr="00515AFB">
              <w:rPr>
                <w:rStyle w:val="Hyperlink"/>
                <w:noProof/>
              </w:rPr>
              <w:fldChar w:fldCharType="end"/>
            </w:r>
          </w:ins>
        </w:p>
        <w:p w14:paraId="7B33661F" w14:textId="77777777" w:rsidR="00FC1458" w:rsidRDefault="00FC1458">
          <w:pPr>
            <w:pStyle w:val="TOC2"/>
            <w:tabs>
              <w:tab w:val="left" w:pos="1100"/>
              <w:tab w:val="right" w:leader="dot" w:pos="9350"/>
            </w:tabs>
            <w:spacing w:after="0" w:line="240" w:lineRule="auto"/>
            <w:rPr>
              <w:ins w:id="204" w:author="hp" w:date="2022-03-29T12:22:00Z"/>
              <w:rFonts w:asciiTheme="minorHAnsi" w:hAnsiTheme="minorHAnsi"/>
              <w:noProof/>
              <w:sz w:val="22"/>
              <w:szCs w:val="22"/>
              <w:lang w:val="en-US" w:eastAsia="en-US"/>
            </w:rPr>
            <w:pPrChange w:id="205" w:author="hp" w:date="2022-03-29T12:22:00Z">
              <w:pPr>
                <w:pStyle w:val="TOC2"/>
                <w:tabs>
                  <w:tab w:val="left" w:pos="1100"/>
                  <w:tab w:val="right" w:leader="dot" w:pos="9350"/>
                </w:tabs>
              </w:pPr>
            </w:pPrChange>
          </w:pPr>
          <w:ins w:id="20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"_Toc99449025"</w:instrText>
            </w:r>
            <w:r w:rsidRPr="00515AFB">
              <w:rPr>
                <w:rStyle w:val="Hyperlink"/>
                <w:noProof/>
              </w:rPr>
              <w:instrText xml:space="preserve"> </w:instrText>
            </w:r>
            <w:r w:rsidRPr="00515AFB">
              <w:rPr>
                <w:rStyle w:val="Hyperlink"/>
                <w:noProof/>
              </w:rPr>
              <w:fldChar w:fldCharType="separate"/>
            </w:r>
            <w:r w:rsidRPr="00515AFB">
              <w:rPr>
                <w:rStyle w:val="Hyperlink"/>
                <w:rFonts w:ascii="Times New Roman" w:hAnsi="Times New Roman" w:cs="Times New Roman"/>
                <w:noProof/>
              </w:rPr>
              <w:t>13.5</w:t>
            </w:r>
            <w:r>
              <w:rPr>
                <w:rFonts w:asciiTheme="minorHAnsi" w:hAnsiTheme="minorHAnsi"/>
                <w:noProof/>
                <w:sz w:val="22"/>
                <w:szCs w:val="22"/>
                <w:lang w:val="en-US" w:eastAsia="en-US"/>
              </w:rPr>
              <w:tab/>
            </w:r>
            <w:r w:rsidRPr="00515AFB">
              <w:rPr>
                <w:rStyle w:val="Hyperlink"/>
                <w:rFonts w:ascii="Times New Roman" w:hAnsi="Times New Roman" w:cs="Times New Roman"/>
                <w:noProof/>
              </w:rPr>
              <w:t>Binomial theorem chart</w:t>
            </w:r>
            <w:r>
              <w:rPr>
                <w:noProof/>
                <w:webHidden/>
              </w:rPr>
              <w:tab/>
            </w:r>
            <w:r>
              <w:rPr>
                <w:noProof/>
                <w:webHidden/>
              </w:rPr>
              <w:fldChar w:fldCharType="begin"/>
            </w:r>
            <w:r>
              <w:rPr>
                <w:noProof/>
                <w:webHidden/>
              </w:rPr>
              <w:instrText xml:space="preserve"> PAGEREF _Toc99449025 \h </w:instrText>
            </w:r>
          </w:ins>
          <w:r>
            <w:rPr>
              <w:noProof/>
              <w:webHidden/>
            </w:rPr>
          </w:r>
          <w:r>
            <w:rPr>
              <w:noProof/>
              <w:webHidden/>
            </w:rPr>
            <w:fldChar w:fldCharType="separate"/>
          </w:r>
          <w:ins w:id="207" w:author="hp" w:date="2022-03-29T12:22:00Z">
            <w:r>
              <w:rPr>
                <w:noProof/>
                <w:webHidden/>
              </w:rPr>
              <w:t>32</w:t>
            </w:r>
            <w:r>
              <w:rPr>
                <w:noProof/>
                <w:webHidden/>
              </w:rPr>
              <w:fldChar w:fldCharType="end"/>
            </w:r>
            <w:r w:rsidRPr="00515AFB">
              <w:rPr>
                <w:rStyle w:val="Hyperlink"/>
                <w:noProof/>
              </w:rPr>
              <w:fldChar w:fldCharType="end"/>
            </w:r>
          </w:ins>
        </w:p>
        <w:p w14:paraId="13E0A89D" w14:textId="77777777" w:rsidR="00837FDC" w:rsidRPr="005263AB" w:rsidDel="00FC1458" w:rsidRDefault="00837FDC">
          <w:pPr>
            <w:pStyle w:val="TOC1"/>
            <w:tabs>
              <w:tab w:val="left" w:pos="480"/>
              <w:tab w:val="right" w:leader="dot" w:pos="9350"/>
            </w:tabs>
            <w:spacing w:after="0" w:line="240" w:lineRule="auto"/>
            <w:rPr>
              <w:del w:id="208" w:author="hp" w:date="2022-03-29T12:22:00Z"/>
              <w:rFonts w:ascii="Times New Roman" w:hAnsi="Times New Roman" w:cs="Times New Roman"/>
              <w:noProof/>
              <w:sz w:val="22"/>
              <w:szCs w:val="22"/>
              <w:lang w:val="en-US" w:eastAsia="en-US"/>
            </w:rPr>
          </w:pPr>
          <w:del w:id="209" w:author="hp" w:date="2022-03-29T12:22:00Z">
            <w:r w:rsidRPr="00FC1458" w:rsidDel="00FC1458">
              <w:rPr>
                <w:rStyle w:val="Hyperlink"/>
                <w:rFonts w:ascii="Times New Roman" w:hAnsi="Times New Roman" w:cs="Times New Roman"/>
                <w:noProof/>
              </w:rPr>
              <w:delText>1</w:delText>
            </w:r>
            <w:r w:rsidRPr="005263AB" w:rsidDel="00FC1458">
              <w:rPr>
                <w:rFonts w:ascii="Times New Roman" w:hAnsi="Times New Roman" w:cs="Times New Roman"/>
                <w:noProof/>
                <w:sz w:val="22"/>
                <w:szCs w:val="22"/>
                <w:lang w:val="en-US" w:eastAsia="en-US"/>
              </w:rPr>
              <w:tab/>
            </w:r>
            <w:r w:rsidRPr="00FC1458" w:rsidDel="00FC1458">
              <w:rPr>
                <w:rStyle w:val="Hyperlink"/>
                <w:rFonts w:ascii="Times New Roman" w:hAnsi="Times New Roman" w:cs="Times New Roman"/>
                <w:noProof/>
              </w:rPr>
              <w:delText>Abstract</w:delText>
            </w:r>
            <w:r w:rsidRPr="00FC1458" w:rsidDel="00FC1458">
              <w:rPr>
                <w:rStyle w:val="Hyperlink"/>
                <w:rFonts w:ascii="Times New Roman" w:eastAsia="Times New Roman" w:hAnsi="Times New Roman" w:cs="Times New Roman"/>
                <w:noProof/>
              </w:rPr>
              <w:delText xml:space="preserve"> -</w:delText>
            </w:r>
            <w:r w:rsidRPr="005263AB" w:rsidDel="00FC1458">
              <w:rPr>
                <w:rFonts w:ascii="Times New Roman" w:hAnsi="Times New Roman" w:cs="Times New Roman"/>
                <w:noProof/>
                <w:webHidden/>
              </w:rPr>
              <w:tab/>
              <w:delText>4</w:delText>
            </w:r>
          </w:del>
        </w:p>
        <w:p w14:paraId="6485174A" w14:textId="77777777" w:rsidR="00947EA8" w:rsidRPr="002F63A9" w:rsidDel="00804285" w:rsidRDefault="00947EA8">
          <w:pPr>
            <w:pStyle w:val="TOC2"/>
            <w:tabs>
              <w:tab w:val="right" w:leader="dot" w:pos="9350"/>
            </w:tabs>
            <w:spacing w:after="0" w:line="240" w:lineRule="auto"/>
            <w:rPr>
              <w:del w:id="210" w:author="hp" w:date="2022-03-29T12:08:00Z"/>
              <w:rFonts w:ascii="Times New Roman" w:hAnsi="Times New Roman" w:cs="Times New Roman"/>
              <w:noProof/>
              <w:sz w:val="22"/>
              <w:szCs w:val="22"/>
              <w:lang w:val="en-US" w:eastAsia="en-US"/>
              <w:rPrChange w:id="211" w:author="hp" w:date="2022-03-29T12:15:00Z">
                <w:rPr>
                  <w:del w:id="212" w:author="hp" w:date="2022-03-29T12:08:00Z"/>
                  <w:rFonts w:asciiTheme="minorHAnsi" w:hAnsiTheme="minorHAnsi"/>
                  <w:noProof/>
                  <w:sz w:val="22"/>
                  <w:szCs w:val="22"/>
                  <w:lang w:val="en-US" w:eastAsia="en-US"/>
                </w:rPr>
              </w:rPrChange>
            </w:rPr>
          </w:pPr>
          <w:del w:id="213" w:author="hp" w:date="2022-03-29T12:08:00Z">
            <w:r w:rsidRPr="002F63A9" w:rsidDel="00804285">
              <w:rPr>
                <w:rPrChange w:id="214" w:author="hp" w:date="2022-03-29T12:15:00Z">
                  <w:rPr>
                    <w:rStyle w:val="Hyperlink"/>
                    <w:rFonts w:ascii="Times New Roman" w:eastAsia="Calibri" w:hAnsi="Times New Roman" w:cs="Times New Roman"/>
                    <w:noProof/>
                  </w:rPr>
                </w:rPrChange>
              </w:rPr>
              <w:delText>Abstract</w:delText>
            </w:r>
            <w:r w:rsidRPr="002F63A9" w:rsidDel="00804285">
              <w:rPr>
                <w:rFonts w:ascii="Times New Roman" w:hAnsi="Times New Roman" w:cs="Times New Roman"/>
                <w:noProof/>
                <w:webHidden/>
                <w:rPrChange w:id="215" w:author="hp" w:date="2022-03-29T12:15:00Z">
                  <w:rPr>
                    <w:noProof/>
                    <w:webHidden/>
                  </w:rPr>
                </w:rPrChange>
              </w:rPr>
              <w:tab/>
              <w:delText>2</w:delText>
            </w:r>
          </w:del>
        </w:p>
        <w:p w14:paraId="60DB5F5A" w14:textId="77777777" w:rsidR="00947EA8" w:rsidRPr="002F63A9" w:rsidDel="00804285" w:rsidRDefault="00947EA8">
          <w:pPr>
            <w:pStyle w:val="TOC2"/>
            <w:tabs>
              <w:tab w:val="right" w:leader="dot" w:pos="9350"/>
            </w:tabs>
            <w:spacing w:after="0" w:line="240" w:lineRule="auto"/>
            <w:rPr>
              <w:del w:id="216" w:author="hp" w:date="2022-03-29T12:08:00Z"/>
              <w:rFonts w:ascii="Times New Roman" w:hAnsi="Times New Roman" w:cs="Times New Roman"/>
              <w:noProof/>
              <w:sz w:val="22"/>
              <w:szCs w:val="22"/>
              <w:lang w:val="en-US" w:eastAsia="en-US"/>
              <w:rPrChange w:id="217" w:author="hp" w:date="2022-03-29T12:15:00Z">
                <w:rPr>
                  <w:del w:id="218" w:author="hp" w:date="2022-03-29T12:08:00Z"/>
                  <w:rFonts w:asciiTheme="minorHAnsi" w:hAnsiTheme="minorHAnsi"/>
                  <w:noProof/>
                  <w:sz w:val="22"/>
                  <w:szCs w:val="22"/>
                  <w:lang w:val="en-US" w:eastAsia="en-US"/>
                </w:rPr>
              </w:rPrChange>
            </w:rPr>
          </w:pPr>
          <w:del w:id="219" w:author="hp" w:date="2022-03-29T12:08:00Z">
            <w:r w:rsidRPr="002F63A9" w:rsidDel="00804285">
              <w:rPr>
                <w:rPrChange w:id="220" w:author="hp" w:date="2022-03-29T12:15:00Z">
                  <w:rPr>
                    <w:rStyle w:val="Hyperlink"/>
                    <w:rFonts w:ascii="Times New Roman" w:eastAsia="Calibri" w:hAnsi="Times New Roman" w:cs="Times New Roman"/>
                    <w:noProof/>
                  </w:rPr>
                </w:rPrChange>
              </w:rPr>
              <w:delText>Introduction</w:delText>
            </w:r>
            <w:r w:rsidRPr="002F63A9" w:rsidDel="00804285">
              <w:rPr>
                <w:rFonts w:ascii="Times New Roman" w:hAnsi="Times New Roman" w:cs="Times New Roman"/>
                <w:noProof/>
                <w:webHidden/>
                <w:rPrChange w:id="221" w:author="hp" w:date="2022-03-29T12:15:00Z">
                  <w:rPr>
                    <w:noProof/>
                    <w:webHidden/>
                  </w:rPr>
                </w:rPrChange>
              </w:rPr>
              <w:tab/>
              <w:delText>2</w:delText>
            </w:r>
          </w:del>
        </w:p>
        <w:p w14:paraId="5AE5E7FF" w14:textId="77777777" w:rsidR="00947EA8" w:rsidRPr="002F63A9" w:rsidDel="00804285" w:rsidRDefault="00947EA8">
          <w:pPr>
            <w:pStyle w:val="TOC2"/>
            <w:tabs>
              <w:tab w:val="right" w:leader="dot" w:pos="9350"/>
            </w:tabs>
            <w:spacing w:after="0" w:line="240" w:lineRule="auto"/>
            <w:rPr>
              <w:del w:id="222" w:author="hp" w:date="2022-03-29T12:08:00Z"/>
              <w:rFonts w:ascii="Times New Roman" w:hAnsi="Times New Roman" w:cs="Times New Roman"/>
              <w:noProof/>
              <w:sz w:val="22"/>
              <w:szCs w:val="22"/>
              <w:lang w:val="en-US" w:eastAsia="en-US"/>
              <w:rPrChange w:id="223" w:author="hp" w:date="2022-03-29T12:15:00Z">
                <w:rPr>
                  <w:del w:id="224" w:author="hp" w:date="2022-03-29T12:08:00Z"/>
                  <w:rFonts w:asciiTheme="minorHAnsi" w:hAnsiTheme="minorHAnsi"/>
                  <w:noProof/>
                  <w:sz w:val="22"/>
                  <w:szCs w:val="22"/>
                  <w:lang w:val="en-US" w:eastAsia="en-US"/>
                </w:rPr>
              </w:rPrChange>
            </w:rPr>
          </w:pPr>
          <w:del w:id="225" w:author="hp" w:date="2022-03-29T12:08:00Z">
            <w:r w:rsidRPr="002F63A9" w:rsidDel="00804285">
              <w:rPr>
                <w:rPrChange w:id="226" w:author="hp" w:date="2022-03-29T12:15:00Z">
                  <w:rPr>
                    <w:rStyle w:val="Hyperlink"/>
                    <w:rFonts w:ascii="Times New Roman" w:eastAsia="Calibri" w:hAnsi="Times New Roman" w:cs="Times New Roman"/>
                    <w:noProof/>
                  </w:rPr>
                </w:rPrChange>
              </w:rPr>
              <w:delText>Literature Review</w:delText>
            </w:r>
            <w:r w:rsidRPr="002F63A9" w:rsidDel="00804285">
              <w:rPr>
                <w:rFonts w:ascii="Times New Roman" w:hAnsi="Times New Roman" w:cs="Times New Roman"/>
                <w:noProof/>
                <w:webHidden/>
                <w:rPrChange w:id="227" w:author="hp" w:date="2022-03-29T12:15:00Z">
                  <w:rPr>
                    <w:noProof/>
                    <w:webHidden/>
                  </w:rPr>
                </w:rPrChange>
              </w:rPr>
              <w:tab/>
              <w:delText>2</w:delText>
            </w:r>
          </w:del>
        </w:p>
        <w:p w14:paraId="4101F57B" w14:textId="77777777" w:rsidR="00947EA8" w:rsidRPr="002F63A9" w:rsidDel="00804285" w:rsidRDefault="00947EA8">
          <w:pPr>
            <w:pStyle w:val="TOC2"/>
            <w:tabs>
              <w:tab w:val="right" w:leader="dot" w:pos="9350"/>
            </w:tabs>
            <w:spacing w:after="0" w:line="240" w:lineRule="auto"/>
            <w:rPr>
              <w:del w:id="228" w:author="hp" w:date="2022-03-29T12:08:00Z"/>
              <w:rFonts w:ascii="Times New Roman" w:hAnsi="Times New Roman" w:cs="Times New Roman"/>
              <w:noProof/>
              <w:sz w:val="22"/>
              <w:szCs w:val="22"/>
              <w:lang w:val="en-US" w:eastAsia="en-US"/>
              <w:rPrChange w:id="229" w:author="hp" w:date="2022-03-29T12:15:00Z">
                <w:rPr>
                  <w:del w:id="230" w:author="hp" w:date="2022-03-29T12:08:00Z"/>
                  <w:rFonts w:asciiTheme="minorHAnsi" w:hAnsiTheme="minorHAnsi"/>
                  <w:noProof/>
                  <w:sz w:val="22"/>
                  <w:szCs w:val="22"/>
                  <w:lang w:val="en-US" w:eastAsia="en-US"/>
                </w:rPr>
              </w:rPrChange>
            </w:rPr>
          </w:pPr>
          <w:del w:id="231" w:author="hp" w:date="2022-03-29T12:08:00Z">
            <w:r w:rsidRPr="002F63A9" w:rsidDel="00804285">
              <w:rPr>
                <w:rPrChange w:id="232" w:author="hp" w:date="2022-03-29T12:15:00Z">
                  <w:rPr>
                    <w:rStyle w:val="Hyperlink"/>
                    <w:rFonts w:ascii="Times New Roman" w:eastAsia="Times New Roman" w:hAnsi="Times New Roman" w:cs="Times New Roman"/>
                    <w:noProof/>
                  </w:rPr>
                </w:rPrChange>
              </w:rPr>
              <w:delText>Methodology</w:delText>
            </w:r>
            <w:r w:rsidRPr="002F63A9" w:rsidDel="00804285">
              <w:rPr>
                <w:rFonts w:ascii="Times New Roman" w:hAnsi="Times New Roman" w:cs="Times New Roman"/>
                <w:noProof/>
                <w:webHidden/>
                <w:rPrChange w:id="233" w:author="hp" w:date="2022-03-29T12:15:00Z">
                  <w:rPr>
                    <w:noProof/>
                    <w:webHidden/>
                  </w:rPr>
                </w:rPrChange>
              </w:rPr>
              <w:tab/>
              <w:delText>5</w:delText>
            </w:r>
          </w:del>
        </w:p>
        <w:p w14:paraId="03335358" w14:textId="77777777" w:rsidR="00947EA8" w:rsidRPr="002F63A9" w:rsidDel="00804285" w:rsidRDefault="00947EA8">
          <w:pPr>
            <w:pStyle w:val="TOC2"/>
            <w:tabs>
              <w:tab w:val="right" w:leader="dot" w:pos="9350"/>
            </w:tabs>
            <w:spacing w:after="0" w:line="240" w:lineRule="auto"/>
            <w:rPr>
              <w:del w:id="234" w:author="hp" w:date="2022-03-29T12:08:00Z"/>
              <w:rFonts w:ascii="Times New Roman" w:hAnsi="Times New Roman" w:cs="Times New Roman"/>
              <w:noProof/>
              <w:sz w:val="22"/>
              <w:szCs w:val="22"/>
              <w:lang w:val="en-US" w:eastAsia="en-US"/>
              <w:rPrChange w:id="235" w:author="hp" w:date="2022-03-29T12:15:00Z">
                <w:rPr>
                  <w:del w:id="236" w:author="hp" w:date="2022-03-29T12:08:00Z"/>
                  <w:rFonts w:asciiTheme="minorHAnsi" w:hAnsiTheme="minorHAnsi"/>
                  <w:noProof/>
                  <w:sz w:val="22"/>
                  <w:szCs w:val="22"/>
                  <w:lang w:val="en-US" w:eastAsia="en-US"/>
                </w:rPr>
              </w:rPrChange>
            </w:rPr>
          </w:pPr>
          <w:del w:id="237" w:author="hp" w:date="2022-03-29T12:08:00Z">
            <w:r w:rsidRPr="002F63A9" w:rsidDel="00804285">
              <w:rPr>
                <w:rPrChange w:id="238" w:author="hp" w:date="2022-03-29T12:15:00Z">
                  <w:rPr>
                    <w:rStyle w:val="Hyperlink"/>
                    <w:rFonts w:ascii="Times New Roman" w:hAnsi="Times New Roman" w:cs="Times New Roman"/>
                    <w:noProof/>
                  </w:rPr>
                </w:rPrChange>
              </w:rPr>
              <w:delText>Data Collection method</w:delText>
            </w:r>
            <w:r w:rsidRPr="002F63A9" w:rsidDel="00804285">
              <w:rPr>
                <w:rFonts w:ascii="Times New Roman" w:hAnsi="Times New Roman" w:cs="Times New Roman"/>
                <w:noProof/>
                <w:webHidden/>
                <w:rPrChange w:id="239" w:author="hp" w:date="2022-03-29T12:15:00Z">
                  <w:rPr>
                    <w:noProof/>
                    <w:webHidden/>
                  </w:rPr>
                </w:rPrChange>
              </w:rPr>
              <w:tab/>
              <w:delText>5</w:delText>
            </w:r>
          </w:del>
        </w:p>
        <w:p w14:paraId="6310FA68" w14:textId="77777777" w:rsidR="00947EA8" w:rsidRPr="002F63A9" w:rsidDel="00804285" w:rsidRDefault="00947EA8">
          <w:pPr>
            <w:pStyle w:val="TOC2"/>
            <w:tabs>
              <w:tab w:val="left" w:pos="880"/>
              <w:tab w:val="right" w:leader="dot" w:pos="9350"/>
            </w:tabs>
            <w:spacing w:after="0" w:line="240" w:lineRule="auto"/>
            <w:rPr>
              <w:del w:id="240" w:author="hp" w:date="2022-03-29T12:08:00Z"/>
              <w:rFonts w:ascii="Times New Roman" w:hAnsi="Times New Roman" w:cs="Times New Roman"/>
              <w:noProof/>
              <w:sz w:val="22"/>
              <w:szCs w:val="22"/>
              <w:lang w:val="en-US" w:eastAsia="en-US"/>
              <w:rPrChange w:id="241" w:author="hp" w:date="2022-03-29T12:15:00Z">
                <w:rPr>
                  <w:del w:id="242" w:author="hp" w:date="2022-03-29T12:08:00Z"/>
                  <w:rFonts w:asciiTheme="minorHAnsi" w:hAnsiTheme="minorHAnsi"/>
                  <w:noProof/>
                  <w:sz w:val="22"/>
                  <w:szCs w:val="22"/>
                  <w:lang w:val="en-US" w:eastAsia="en-US"/>
                </w:rPr>
              </w:rPrChange>
            </w:rPr>
          </w:pPr>
          <w:del w:id="243" w:author="hp" w:date="2022-03-29T12:08:00Z">
            <w:r w:rsidRPr="002F63A9" w:rsidDel="00804285">
              <w:rPr>
                <w:rFonts w:ascii="Times New Roman" w:hAnsi="Times New Roman" w:cs="Times New Roman"/>
                <w:rPrChange w:id="244" w:author="hp" w:date="2022-03-29T12:15:00Z">
                  <w:rPr>
                    <w:rStyle w:val="Hyperlink"/>
                    <w:noProof/>
                  </w:rPr>
                </w:rPrChange>
              </w:rPr>
              <w:delText>1.1</w:delText>
            </w:r>
            <w:r w:rsidRPr="002F63A9" w:rsidDel="00804285">
              <w:rPr>
                <w:rFonts w:ascii="Times New Roman" w:hAnsi="Times New Roman" w:cs="Times New Roman"/>
                <w:noProof/>
                <w:sz w:val="22"/>
                <w:szCs w:val="22"/>
                <w:lang w:val="en-US" w:eastAsia="en-US"/>
                <w:rPrChange w:id="245" w:author="hp" w:date="2022-03-29T12:15:00Z">
                  <w:rPr>
                    <w:rFonts w:asciiTheme="minorHAnsi" w:hAnsiTheme="minorHAnsi"/>
                    <w:noProof/>
                    <w:sz w:val="22"/>
                    <w:szCs w:val="22"/>
                    <w:lang w:val="en-US" w:eastAsia="en-US"/>
                  </w:rPr>
                </w:rPrChange>
              </w:rPr>
              <w:tab/>
            </w:r>
            <w:r w:rsidRPr="002F63A9" w:rsidDel="00804285">
              <w:rPr>
                <w:rFonts w:ascii="Times New Roman" w:hAnsi="Times New Roman" w:cs="Times New Roman"/>
                <w:rPrChange w:id="246" w:author="hp" w:date="2022-03-29T12:15:00Z">
                  <w:rPr>
                    <w:rStyle w:val="Hyperlink"/>
                    <w:noProof/>
                  </w:rPr>
                </w:rPrChange>
              </w:rPr>
              <w:delText>Dataset interpretation</w:delText>
            </w:r>
            <w:r w:rsidRPr="002F63A9" w:rsidDel="00804285">
              <w:rPr>
                <w:rFonts w:ascii="Times New Roman" w:hAnsi="Times New Roman" w:cs="Times New Roman"/>
                <w:noProof/>
                <w:webHidden/>
                <w:rPrChange w:id="247" w:author="hp" w:date="2022-03-29T12:15:00Z">
                  <w:rPr>
                    <w:noProof/>
                    <w:webHidden/>
                  </w:rPr>
                </w:rPrChange>
              </w:rPr>
              <w:tab/>
              <w:delText>6</w:delText>
            </w:r>
          </w:del>
        </w:p>
        <w:p w14:paraId="1D6364C4" w14:textId="77777777" w:rsidR="00947EA8" w:rsidRPr="002F63A9" w:rsidDel="00804285" w:rsidRDefault="00947EA8">
          <w:pPr>
            <w:pStyle w:val="TOC2"/>
            <w:tabs>
              <w:tab w:val="left" w:pos="880"/>
              <w:tab w:val="right" w:leader="dot" w:pos="9350"/>
            </w:tabs>
            <w:spacing w:after="0" w:line="240" w:lineRule="auto"/>
            <w:rPr>
              <w:del w:id="248" w:author="hp" w:date="2022-03-29T12:08:00Z"/>
              <w:rFonts w:ascii="Times New Roman" w:hAnsi="Times New Roman" w:cs="Times New Roman"/>
              <w:noProof/>
              <w:sz w:val="22"/>
              <w:szCs w:val="22"/>
              <w:lang w:val="en-US" w:eastAsia="en-US"/>
              <w:rPrChange w:id="249" w:author="hp" w:date="2022-03-29T12:15:00Z">
                <w:rPr>
                  <w:del w:id="250" w:author="hp" w:date="2022-03-29T12:08:00Z"/>
                  <w:rFonts w:asciiTheme="minorHAnsi" w:hAnsiTheme="minorHAnsi"/>
                  <w:noProof/>
                  <w:sz w:val="22"/>
                  <w:szCs w:val="22"/>
                  <w:lang w:val="en-US" w:eastAsia="en-US"/>
                </w:rPr>
              </w:rPrChange>
            </w:rPr>
          </w:pPr>
          <w:del w:id="251" w:author="hp" w:date="2022-03-29T12:08:00Z">
            <w:r w:rsidRPr="002F63A9" w:rsidDel="00804285">
              <w:rPr>
                <w:rFonts w:ascii="Times New Roman" w:hAnsi="Times New Roman" w:cs="Times New Roman"/>
                <w:rPrChange w:id="252" w:author="hp" w:date="2022-03-29T12:15:00Z">
                  <w:rPr>
                    <w:rStyle w:val="Hyperlink"/>
                    <w:noProof/>
                  </w:rPr>
                </w:rPrChange>
              </w:rPr>
              <w:delText>1.2</w:delText>
            </w:r>
            <w:r w:rsidRPr="002F63A9" w:rsidDel="00804285">
              <w:rPr>
                <w:rFonts w:ascii="Times New Roman" w:hAnsi="Times New Roman" w:cs="Times New Roman"/>
                <w:noProof/>
                <w:sz w:val="22"/>
                <w:szCs w:val="22"/>
                <w:lang w:val="en-US" w:eastAsia="en-US"/>
                <w:rPrChange w:id="253" w:author="hp" w:date="2022-03-29T12:15:00Z">
                  <w:rPr>
                    <w:rFonts w:asciiTheme="minorHAnsi" w:hAnsiTheme="minorHAnsi"/>
                    <w:noProof/>
                    <w:sz w:val="22"/>
                    <w:szCs w:val="22"/>
                    <w:lang w:val="en-US" w:eastAsia="en-US"/>
                  </w:rPr>
                </w:rPrChange>
              </w:rPr>
              <w:tab/>
            </w:r>
            <w:r w:rsidRPr="002F63A9" w:rsidDel="00804285">
              <w:rPr>
                <w:rFonts w:ascii="Times New Roman" w:hAnsi="Times New Roman" w:cs="Times New Roman"/>
                <w:rPrChange w:id="254" w:author="hp" w:date="2022-03-29T12:15:00Z">
                  <w:rPr>
                    <w:rStyle w:val="Hyperlink"/>
                    <w:noProof/>
                  </w:rPr>
                </w:rPrChange>
              </w:rPr>
              <w:delText>Dataset attributes information</w:delText>
            </w:r>
            <w:r w:rsidRPr="002F63A9" w:rsidDel="00804285">
              <w:rPr>
                <w:rFonts w:ascii="Times New Roman" w:hAnsi="Times New Roman" w:cs="Times New Roman"/>
                <w:noProof/>
                <w:webHidden/>
                <w:rPrChange w:id="255" w:author="hp" w:date="2022-03-29T12:15:00Z">
                  <w:rPr>
                    <w:noProof/>
                    <w:webHidden/>
                  </w:rPr>
                </w:rPrChange>
              </w:rPr>
              <w:tab/>
              <w:delText>6</w:delText>
            </w:r>
          </w:del>
        </w:p>
        <w:p w14:paraId="091D7CC9" w14:textId="77777777" w:rsidR="00947EA8" w:rsidRPr="002F63A9" w:rsidDel="00804285" w:rsidRDefault="00947EA8">
          <w:pPr>
            <w:pStyle w:val="TOC3"/>
            <w:tabs>
              <w:tab w:val="right" w:leader="dot" w:pos="9350"/>
            </w:tabs>
            <w:spacing w:after="0" w:line="240" w:lineRule="auto"/>
            <w:rPr>
              <w:del w:id="256" w:author="hp" w:date="2022-03-29T12:08:00Z"/>
              <w:rFonts w:ascii="Times New Roman" w:hAnsi="Times New Roman" w:cs="Times New Roman"/>
              <w:noProof/>
              <w:sz w:val="22"/>
              <w:szCs w:val="22"/>
              <w:lang w:val="en-US" w:eastAsia="en-US"/>
              <w:rPrChange w:id="257" w:author="hp" w:date="2022-03-29T12:15:00Z">
                <w:rPr>
                  <w:del w:id="258" w:author="hp" w:date="2022-03-29T12:08:00Z"/>
                  <w:rFonts w:asciiTheme="minorHAnsi" w:hAnsiTheme="minorHAnsi"/>
                  <w:noProof/>
                  <w:sz w:val="22"/>
                  <w:szCs w:val="22"/>
                  <w:lang w:val="en-US" w:eastAsia="en-US"/>
                </w:rPr>
              </w:rPrChange>
            </w:rPr>
          </w:pPr>
          <w:del w:id="259" w:author="hp" w:date="2022-03-29T12:08:00Z">
            <w:r w:rsidRPr="002F63A9" w:rsidDel="00804285">
              <w:rPr>
                <w:rPrChange w:id="260" w:author="hp" w:date="2022-03-29T12:15:00Z">
                  <w:rPr>
                    <w:rStyle w:val="Hyperlink"/>
                    <w:rFonts w:ascii="Times New Roman" w:hAnsi="Times New Roman" w:cs="Times New Roman"/>
                    <w:noProof/>
                  </w:rPr>
                </w:rPrChange>
              </w:rPr>
              <w:delText>Findings &amp; Discussion</w:delText>
            </w:r>
            <w:r w:rsidRPr="002F63A9" w:rsidDel="00804285">
              <w:rPr>
                <w:rFonts w:ascii="Times New Roman" w:hAnsi="Times New Roman" w:cs="Times New Roman"/>
                <w:noProof/>
                <w:webHidden/>
                <w:rPrChange w:id="261" w:author="hp" w:date="2022-03-29T12:15:00Z">
                  <w:rPr>
                    <w:noProof/>
                    <w:webHidden/>
                  </w:rPr>
                </w:rPrChange>
              </w:rPr>
              <w:tab/>
              <w:delText>6</w:delText>
            </w:r>
          </w:del>
        </w:p>
        <w:p w14:paraId="4B48ECBB" w14:textId="77777777" w:rsidR="00947EA8" w:rsidRPr="002F63A9" w:rsidDel="00804285" w:rsidRDefault="00947EA8">
          <w:pPr>
            <w:pStyle w:val="TOC2"/>
            <w:tabs>
              <w:tab w:val="right" w:leader="dot" w:pos="9350"/>
            </w:tabs>
            <w:spacing w:after="0" w:line="240" w:lineRule="auto"/>
            <w:rPr>
              <w:del w:id="262" w:author="hp" w:date="2022-03-29T12:08:00Z"/>
              <w:rFonts w:ascii="Times New Roman" w:hAnsi="Times New Roman" w:cs="Times New Roman"/>
              <w:noProof/>
              <w:sz w:val="22"/>
              <w:szCs w:val="22"/>
              <w:lang w:val="en-US" w:eastAsia="en-US"/>
              <w:rPrChange w:id="263" w:author="hp" w:date="2022-03-29T12:15:00Z">
                <w:rPr>
                  <w:del w:id="264" w:author="hp" w:date="2022-03-29T12:08:00Z"/>
                  <w:rFonts w:asciiTheme="minorHAnsi" w:hAnsiTheme="minorHAnsi"/>
                  <w:noProof/>
                  <w:sz w:val="22"/>
                  <w:szCs w:val="22"/>
                  <w:lang w:val="en-US" w:eastAsia="en-US"/>
                </w:rPr>
              </w:rPrChange>
            </w:rPr>
          </w:pPr>
          <w:del w:id="265" w:author="hp" w:date="2022-03-29T12:08:00Z">
            <w:r w:rsidRPr="002F63A9" w:rsidDel="00804285">
              <w:rPr>
                <w:rPrChange w:id="266" w:author="hp" w:date="2022-03-29T12:15:00Z">
                  <w:rPr>
                    <w:rStyle w:val="Hyperlink"/>
                    <w:rFonts w:ascii="Times New Roman" w:eastAsia="Calibri" w:hAnsi="Times New Roman" w:cs="Times New Roman"/>
                    <w:noProof/>
                  </w:rPr>
                </w:rPrChange>
              </w:rPr>
              <w:delText>Recommendations –</w:delText>
            </w:r>
            <w:r w:rsidRPr="002F63A9" w:rsidDel="00804285">
              <w:rPr>
                <w:rFonts w:ascii="Times New Roman" w:hAnsi="Times New Roman" w:cs="Times New Roman"/>
                <w:noProof/>
                <w:webHidden/>
                <w:rPrChange w:id="267" w:author="hp" w:date="2022-03-29T12:15:00Z">
                  <w:rPr>
                    <w:noProof/>
                    <w:webHidden/>
                  </w:rPr>
                </w:rPrChange>
              </w:rPr>
              <w:tab/>
              <w:delText>9</w:delText>
            </w:r>
          </w:del>
        </w:p>
        <w:p w14:paraId="47AEA73D" w14:textId="77777777" w:rsidR="00947EA8" w:rsidRPr="002F63A9" w:rsidDel="00804285" w:rsidRDefault="00947EA8">
          <w:pPr>
            <w:pStyle w:val="TOC2"/>
            <w:tabs>
              <w:tab w:val="right" w:leader="dot" w:pos="9350"/>
            </w:tabs>
            <w:spacing w:after="0" w:line="240" w:lineRule="auto"/>
            <w:rPr>
              <w:del w:id="268" w:author="hp" w:date="2022-03-29T12:08:00Z"/>
              <w:rFonts w:ascii="Times New Roman" w:hAnsi="Times New Roman" w:cs="Times New Roman"/>
              <w:noProof/>
              <w:sz w:val="22"/>
              <w:szCs w:val="22"/>
              <w:lang w:val="en-US" w:eastAsia="en-US"/>
              <w:rPrChange w:id="269" w:author="hp" w:date="2022-03-29T12:15:00Z">
                <w:rPr>
                  <w:del w:id="270" w:author="hp" w:date="2022-03-29T12:08:00Z"/>
                  <w:rFonts w:asciiTheme="minorHAnsi" w:hAnsiTheme="minorHAnsi"/>
                  <w:noProof/>
                  <w:sz w:val="22"/>
                  <w:szCs w:val="22"/>
                  <w:lang w:val="en-US" w:eastAsia="en-US"/>
                </w:rPr>
              </w:rPrChange>
            </w:rPr>
          </w:pPr>
          <w:del w:id="271" w:author="hp" w:date="2022-03-29T12:08:00Z">
            <w:r w:rsidRPr="002F63A9" w:rsidDel="00804285">
              <w:rPr>
                <w:rPrChange w:id="272" w:author="hp" w:date="2022-03-29T12:15:00Z">
                  <w:rPr>
                    <w:rStyle w:val="Hyperlink"/>
                    <w:rFonts w:ascii="Times New Roman" w:eastAsia="Times New Roman" w:hAnsi="Times New Roman" w:cs="Times New Roman"/>
                    <w:noProof/>
                  </w:rPr>
                </w:rPrChange>
              </w:rPr>
              <w:delText>Bibliography</w:delText>
            </w:r>
            <w:r w:rsidRPr="002F63A9" w:rsidDel="00804285">
              <w:rPr>
                <w:rFonts w:ascii="Times New Roman" w:hAnsi="Times New Roman" w:cs="Times New Roman"/>
                <w:noProof/>
                <w:webHidden/>
                <w:rPrChange w:id="273" w:author="hp" w:date="2022-03-29T12:15:00Z">
                  <w:rPr>
                    <w:noProof/>
                    <w:webHidden/>
                  </w:rPr>
                </w:rPrChange>
              </w:rPr>
              <w:tab/>
              <w:delText>12</w:delText>
            </w:r>
          </w:del>
        </w:p>
        <w:p w14:paraId="125298D1" w14:textId="77777777" w:rsidR="00947EA8" w:rsidRPr="002F63A9" w:rsidDel="00804285" w:rsidRDefault="00947EA8">
          <w:pPr>
            <w:pStyle w:val="TOC1"/>
            <w:tabs>
              <w:tab w:val="left" w:pos="480"/>
              <w:tab w:val="right" w:leader="dot" w:pos="9350"/>
            </w:tabs>
            <w:spacing w:after="0" w:line="240" w:lineRule="auto"/>
            <w:rPr>
              <w:del w:id="274" w:author="hp" w:date="2022-03-29T12:08:00Z"/>
              <w:rFonts w:ascii="Times New Roman" w:hAnsi="Times New Roman" w:cs="Times New Roman"/>
              <w:noProof/>
              <w:sz w:val="22"/>
              <w:szCs w:val="22"/>
              <w:lang w:val="en-US" w:eastAsia="en-US"/>
              <w:rPrChange w:id="275" w:author="hp" w:date="2022-03-29T12:15:00Z">
                <w:rPr>
                  <w:del w:id="276" w:author="hp" w:date="2022-03-29T12:08:00Z"/>
                  <w:rFonts w:asciiTheme="minorHAnsi" w:hAnsiTheme="minorHAnsi"/>
                  <w:noProof/>
                  <w:sz w:val="22"/>
                  <w:szCs w:val="22"/>
                  <w:lang w:val="en-US" w:eastAsia="en-US"/>
                </w:rPr>
              </w:rPrChange>
            </w:rPr>
          </w:pPr>
          <w:del w:id="277" w:author="hp" w:date="2022-03-29T12:08:00Z">
            <w:r w:rsidRPr="002F63A9" w:rsidDel="00804285">
              <w:rPr>
                <w:rFonts w:ascii="Times New Roman" w:hAnsi="Times New Roman" w:cs="Times New Roman"/>
                <w:rPrChange w:id="278" w:author="hp" w:date="2022-03-29T12:15:00Z">
                  <w:rPr>
                    <w:rStyle w:val="Hyperlink"/>
                    <w:noProof/>
                  </w:rPr>
                </w:rPrChange>
              </w:rPr>
              <w:delText>2</w:delText>
            </w:r>
            <w:r w:rsidRPr="002F63A9" w:rsidDel="00804285">
              <w:rPr>
                <w:rFonts w:ascii="Times New Roman" w:hAnsi="Times New Roman" w:cs="Times New Roman"/>
                <w:noProof/>
                <w:sz w:val="22"/>
                <w:szCs w:val="22"/>
                <w:lang w:val="en-US" w:eastAsia="en-US"/>
                <w:rPrChange w:id="279" w:author="hp" w:date="2022-03-29T12:15:00Z">
                  <w:rPr>
                    <w:rFonts w:asciiTheme="minorHAnsi" w:hAnsiTheme="minorHAnsi"/>
                    <w:noProof/>
                    <w:sz w:val="22"/>
                    <w:szCs w:val="22"/>
                    <w:lang w:val="en-US" w:eastAsia="en-US"/>
                  </w:rPr>
                </w:rPrChange>
              </w:rPr>
              <w:tab/>
            </w:r>
            <w:r w:rsidRPr="002F63A9" w:rsidDel="00804285">
              <w:rPr>
                <w:rFonts w:ascii="Times New Roman" w:hAnsi="Times New Roman" w:cs="Times New Roman"/>
                <w:rPrChange w:id="280" w:author="hp" w:date="2022-03-29T12:15:00Z">
                  <w:rPr>
                    <w:rStyle w:val="Hyperlink"/>
                    <w:noProof/>
                  </w:rPr>
                </w:rPrChange>
              </w:rPr>
              <w:delText>Appendix (Python Code)</w:delText>
            </w:r>
            <w:r w:rsidRPr="002F63A9" w:rsidDel="00804285">
              <w:rPr>
                <w:rFonts w:ascii="Times New Roman" w:hAnsi="Times New Roman" w:cs="Times New Roman"/>
                <w:noProof/>
                <w:webHidden/>
                <w:rPrChange w:id="281" w:author="hp" w:date="2022-03-29T12:15:00Z">
                  <w:rPr>
                    <w:noProof/>
                    <w:webHidden/>
                  </w:rPr>
                </w:rPrChange>
              </w:rPr>
              <w:tab/>
              <w:delText>14</w:delText>
            </w:r>
          </w:del>
        </w:p>
        <w:p w14:paraId="05BD529C" w14:textId="77777777" w:rsidR="00947EA8" w:rsidRPr="002F63A9" w:rsidDel="00804285" w:rsidRDefault="00947EA8">
          <w:pPr>
            <w:pStyle w:val="TOC2"/>
            <w:tabs>
              <w:tab w:val="left" w:pos="880"/>
              <w:tab w:val="right" w:leader="dot" w:pos="9350"/>
            </w:tabs>
            <w:spacing w:after="0" w:line="240" w:lineRule="auto"/>
            <w:rPr>
              <w:del w:id="282" w:author="hp" w:date="2022-03-29T12:08:00Z"/>
              <w:rFonts w:ascii="Times New Roman" w:hAnsi="Times New Roman" w:cs="Times New Roman"/>
              <w:noProof/>
              <w:sz w:val="22"/>
              <w:szCs w:val="22"/>
              <w:lang w:val="en-US" w:eastAsia="en-US"/>
              <w:rPrChange w:id="283" w:author="hp" w:date="2022-03-29T12:15:00Z">
                <w:rPr>
                  <w:del w:id="284" w:author="hp" w:date="2022-03-29T12:08:00Z"/>
                  <w:rFonts w:asciiTheme="minorHAnsi" w:hAnsiTheme="minorHAnsi"/>
                  <w:noProof/>
                  <w:sz w:val="22"/>
                  <w:szCs w:val="22"/>
                  <w:lang w:val="en-US" w:eastAsia="en-US"/>
                </w:rPr>
              </w:rPrChange>
            </w:rPr>
          </w:pPr>
          <w:del w:id="285" w:author="hp" w:date="2022-03-29T12:08:00Z">
            <w:r w:rsidRPr="002F63A9" w:rsidDel="00804285">
              <w:rPr>
                <w:rFonts w:ascii="Times New Roman" w:hAnsi="Times New Roman" w:cs="Times New Roman"/>
                <w:rPrChange w:id="286" w:author="hp" w:date="2022-03-29T12:15:00Z">
                  <w:rPr>
                    <w:rStyle w:val="Hyperlink"/>
                    <w:noProof/>
                  </w:rPr>
                </w:rPrChange>
              </w:rPr>
              <w:delText>2.1</w:delText>
            </w:r>
            <w:r w:rsidRPr="002F63A9" w:rsidDel="00804285">
              <w:rPr>
                <w:rFonts w:ascii="Times New Roman" w:hAnsi="Times New Roman" w:cs="Times New Roman"/>
                <w:noProof/>
                <w:sz w:val="22"/>
                <w:szCs w:val="22"/>
                <w:lang w:val="en-US" w:eastAsia="en-US"/>
                <w:rPrChange w:id="287" w:author="hp" w:date="2022-03-29T12:15:00Z">
                  <w:rPr>
                    <w:rFonts w:asciiTheme="minorHAnsi" w:hAnsiTheme="minorHAnsi"/>
                    <w:noProof/>
                    <w:sz w:val="22"/>
                    <w:szCs w:val="22"/>
                    <w:lang w:val="en-US" w:eastAsia="en-US"/>
                  </w:rPr>
                </w:rPrChange>
              </w:rPr>
              <w:tab/>
            </w:r>
            <w:r w:rsidRPr="002F63A9" w:rsidDel="00804285">
              <w:rPr>
                <w:rFonts w:ascii="Times New Roman" w:hAnsi="Times New Roman" w:cs="Times New Roman"/>
                <w:rPrChange w:id="288" w:author="hp" w:date="2022-03-29T12:15:00Z">
                  <w:rPr>
                    <w:rStyle w:val="Hyperlink"/>
                    <w:noProof/>
                    <w:lang w:val="en-US"/>
                  </w:rPr>
                </w:rPrChange>
              </w:rPr>
              <w:delText>Python Programing Presentation</w:delText>
            </w:r>
            <w:r w:rsidRPr="002F63A9" w:rsidDel="00804285">
              <w:rPr>
                <w:rFonts w:ascii="Times New Roman" w:hAnsi="Times New Roman" w:cs="Times New Roman"/>
                <w:noProof/>
                <w:webHidden/>
                <w:rPrChange w:id="289" w:author="hp" w:date="2022-03-29T12:15:00Z">
                  <w:rPr>
                    <w:noProof/>
                    <w:webHidden/>
                  </w:rPr>
                </w:rPrChange>
              </w:rPr>
              <w:tab/>
              <w:delText>15</w:delText>
            </w:r>
          </w:del>
        </w:p>
        <w:p w14:paraId="4B16E57E" w14:textId="77777777" w:rsidR="00947EA8" w:rsidRPr="002F63A9" w:rsidDel="00804285" w:rsidRDefault="00947EA8">
          <w:pPr>
            <w:pStyle w:val="TOC2"/>
            <w:tabs>
              <w:tab w:val="left" w:pos="880"/>
              <w:tab w:val="right" w:leader="dot" w:pos="9350"/>
            </w:tabs>
            <w:spacing w:after="0" w:line="240" w:lineRule="auto"/>
            <w:rPr>
              <w:del w:id="290" w:author="hp" w:date="2022-03-29T12:08:00Z"/>
              <w:rFonts w:ascii="Times New Roman" w:hAnsi="Times New Roman" w:cs="Times New Roman"/>
              <w:noProof/>
              <w:sz w:val="22"/>
              <w:szCs w:val="22"/>
              <w:lang w:val="en-US" w:eastAsia="en-US"/>
              <w:rPrChange w:id="291" w:author="hp" w:date="2022-03-29T12:15:00Z">
                <w:rPr>
                  <w:del w:id="292" w:author="hp" w:date="2022-03-29T12:08:00Z"/>
                  <w:rFonts w:asciiTheme="minorHAnsi" w:hAnsiTheme="minorHAnsi"/>
                  <w:noProof/>
                  <w:sz w:val="22"/>
                  <w:szCs w:val="22"/>
                  <w:lang w:val="en-US" w:eastAsia="en-US"/>
                </w:rPr>
              </w:rPrChange>
            </w:rPr>
          </w:pPr>
          <w:del w:id="293" w:author="hp" w:date="2022-03-29T12:08:00Z">
            <w:r w:rsidRPr="002F63A9" w:rsidDel="00804285">
              <w:rPr>
                <w:rFonts w:ascii="Times New Roman" w:hAnsi="Times New Roman" w:cs="Times New Roman"/>
                <w:rPrChange w:id="294" w:author="hp" w:date="2022-03-29T12:15:00Z">
                  <w:rPr>
                    <w:rStyle w:val="Hyperlink"/>
                    <w:noProof/>
                  </w:rPr>
                </w:rPrChange>
              </w:rPr>
              <w:delText>2.2</w:delText>
            </w:r>
            <w:r w:rsidRPr="002F63A9" w:rsidDel="00804285">
              <w:rPr>
                <w:rFonts w:ascii="Times New Roman" w:hAnsi="Times New Roman" w:cs="Times New Roman"/>
                <w:noProof/>
                <w:sz w:val="22"/>
                <w:szCs w:val="22"/>
                <w:lang w:val="en-US" w:eastAsia="en-US"/>
                <w:rPrChange w:id="295" w:author="hp" w:date="2022-03-29T12:15:00Z">
                  <w:rPr>
                    <w:rFonts w:asciiTheme="minorHAnsi" w:hAnsiTheme="minorHAnsi"/>
                    <w:noProof/>
                    <w:sz w:val="22"/>
                    <w:szCs w:val="22"/>
                    <w:lang w:val="en-US" w:eastAsia="en-US"/>
                  </w:rPr>
                </w:rPrChange>
              </w:rPr>
              <w:tab/>
            </w:r>
            <w:r w:rsidRPr="002F63A9" w:rsidDel="00804285">
              <w:rPr>
                <w:rFonts w:ascii="Times New Roman" w:hAnsi="Times New Roman" w:cs="Times New Roman"/>
                <w:rPrChange w:id="296" w:author="hp" w:date="2022-03-29T12:15:00Z">
                  <w:rPr>
                    <w:rStyle w:val="Hyperlink"/>
                    <w:noProof/>
                  </w:rPr>
                </w:rPrChange>
              </w:rPr>
              <w:delText>Removing unwanted columns</w:delText>
            </w:r>
            <w:r w:rsidRPr="002F63A9" w:rsidDel="00804285">
              <w:rPr>
                <w:rFonts w:ascii="Times New Roman" w:hAnsi="Times New Roman" w:cs="Times New Roman"/>
                <w:noProof/>
                <w:webHidden/>
                <w:rPrChange w:id="297" w:author="hp" w:date="2022-03-29T12:15:00Z">
                  <w:rPr>
                    <w:noProof/>
                    <w:webHidden/>
                  </w:rPr>
                </w:rPrChange>
              </w:rPr>
              <w:tab/>
              <w:delText>16</w:delText>
            </w:r>
          </w:del>
        </w:p>
        <w:p w14:paraId="486EDCCD" w14:textId="77777777" w:rsidR="00947EA8" w:rsidRPr="002F63A9" w:rsidDel="00804285" w:rsidRDefault="00947EA8">
          <w:pPr>
            <w:pStyle w:val="TOC3"/>
            <w:tabs>
              <w:tab w:val="left" w:pos="1320"/>
              <w:tab w:val="right" w:leader="dot" w:pos="9350"/>
            </w:tabs>
            <w:spacing w:after="0" w:line="240" w:lineRule="auto"/>
            <w:rPr>
              <w:del w:id="298" w:author="hp" w:date="2022-03-29T12:08:00Z"/>
              <w:rFonts w:ascii="Times New Roman" w:hAnsi="Times New Roman" w:cs="Times New Roman"/>
              <w:noProof/>
              <w:sz w:val="22"/>
              <w:szCs w:val="22"/>
              <w:lang w:val="en-US" w:eastAsia="en-US"/>
              <w:rPrChange w:id="299" w:author="hp" w:date="2022-03-29T12:15:00Z">
                <w:rPr>
                  <w:del w:id="300" w:author="hp" w:date="2022-03-29T12:08:00Z"/>
                  <w:rFonts w:asciiTheme="minorHAnsi" w:hAnsiTheme="minorHAnsi"/>
                  <w:noProof/>
                  <w:sz w:val="22"/>
                  <w:szCs w:val="22"/>
                  <w:lang w:val="en-US" w:eastAsia="en-US"/>
                </w:rPr>
              </w:rPrChange>
            </w:rPr>
          </w:pPr>
          <w:del w:id="301" w:author="hp" w:date="2022-03-29T12:08:00Z">
            <w:r w:rsidRPr="002F63A9" w:rsidDel="00804285">
              <w:rPr>
                <w:rFonts w:ascii="Times New Roman" w:hAnsi="Times New Roman" w:cs="Times New Roman"/>
                <w:rPrChange w:id="302" w:author="hp" w:date="2022-03-29T12:15:00Z">
                  <w:rPr>
                    <w:rStyle w:val="Hyperlink"/>
                    <w:noProof/>
                  </w:rPr>
                </w:rPrChange>
              </w:rPr>
              <w:delText>2.2.1</w:delText>
            </w:r>
            <w:r w:rsidRPr="002F63A9" w:rsidDel="00804285">
              <w:rPr>
                <w:rFonts w:ascii="Times New Roman" w:hAnsi="Times New Roman" w:cs="Times New Roman"/>
                <w:noProof/>
                <w:sz w:val="22"/>
                <w:szCs w:val="22"/>
                <w:lang w:val="en-US" w:eastAsia="en-US"/>
                <w:rPrChange w:id="303" w:author="hp" w:date="2022-03-29T12:15:00Z">
                  <w:rPr>
                    <w:rFonts w:asciiTheme="minorHAnsi" w:hAnsiTheme="minorHAnsi"/>
                    <w:noProof/>
                    <w:sz w:val="22"/>
                    <w:szCs w:val="22"/>
                    <w:lang w:val="en-US" w:eastAsia="en-US"/>
                  </w:rPr>
                </w:rPrChange>
              </w:rPr>
              <w:tab/>
            </w:r>
            <w:r w:rsidRPr="002F63A9" w:rsidDel="00804285">
              <w:rPr>
                <w:rFonts w:ascii="Times New Roman" w:hAnsi="Times New Roman" w:cs="Times New Roman"/>
                <w:rPrChange w:id="304" w:author="hp" w:date="2022-03-29T12:15:00Z">
                  <w:rPr>
                    <w:rStyle w:val="Hyperlink"/>
                    <w:noProof/>
                  </w:rPr>
                </w:rPrChange>
              </w:rPr>
              <w:delText>Training &amp; Testing ML (SVM)</w:delText>
            </w:r>
            <w:r w:rsidRPr="002F63A9" w:rsidDel="00804285">
              <w:rPr>
                <w:rFonts w:ascii="Times New Roman" w:hAnsi="Times New Roman" w:cs="Times New Roman"/>
                <w:noProof/>
                <w:webHidden/>
                <w:rPrChange w:id="305" w:author="hp" w:date="2022-03-29T12:15:00Z">
                  <w:rPr>
                    <w:noProof/>
                    <w:webHidden/>
                  </w:rPr>
                </w:rPrChange>
              </w:rPr>
              <w:tab/>
              <w:delText>16</w:delText>
            </w:r>
          </w:del>
        </w:p>
        <w:p w14:paraId="60198FFE" w14:textId="77777777" w:rsidR="00947EA8" w:rsidRPr="002F63A9" w:rsidDel="00804285" w:rsidRDefault="00947EA8">
          <w:pPr>
            <w:pStyle w:val="TOC2"/>
            <w:tabs>
              <w:tab w:val="left" w:pos="880"/>
              <w:tab w:val="right" w:leader="dot" w:pos="9350"/>
            </w:tabs>
            <w:spacing w:after="0" w:line="240" w:lineRule="auto"/>
            <w:rPr>
              <w:del w:id="306" w:author="hp" w:date="2022-03-29T12:08:00Z"/>
              <w:rFonts w:ascii="Times New Roman" w:hAnsi="Times New Roman" w:cs="Times New Roman"/>
              <w:noProof/>
              <w:sz w:val="22"/>
              <w:szCs w:val="22"/>
              <w:lang w:val="en-US" w:eastAsia="en-US"/>
              <w:rPrChange w:id="307" w:author="hp" w:date="2022-03-29T12:15:00Z">
                <w:rPr>
                  <w:del w:id="308" w:author="hp" w:date="2022-03-29T12:08:00Z"/>
                  <w:rFonts w:asciiTheme="minorHAnsi" w:hAnsiTheme="minorHAnsi"/>
                  <w:noProof/>
                  <w:sz w:val="22"/>
                  <w:szCs w:val="22"/>
                  <w:lang w:val="en-US" w:eastAsia="en-US"/>
                </w:rPr>
              </w:rPrChange>
            </w:rPr>
          </w:pPr>
          <w:del w:id="309" w:author="hp" w:date="2022-03-29T12:08:00Z">
            <w:r w:rsidRPr="002F63A9" w:rsidDel="00804285">
              <w:rPr>
                <w:rFonts w:ascii="Times New Roman" w:hAnsi="Times New Roman" w:cs="Times New Roman"/>
                <w:rPrChange w:id="310" w:author="hp" w:date="2022-03-29T12:15:00Z">
                  <w:rPr>
                    <w:rStyle w:val="Hyperlink"/>
                    <w:rFonts w:eastAsia="Times New Roman"/>
                    <w:noProof/>
                  </w:rPr>
                </w:rPrChange>
              </w:rPr>
              <w:delText>2.3</w:delText>
            </w:r>
            <w:r w:rsidRPr="002F63A9" w:rsidDel="00804285">
              <w:rPr>
                <w:rFonts w:ascii="Times New Roman" w:hAnsi="Times New Roman" w:cs="Times New Roman"/>
                <w:noProof/>
                <w:sz w:val="22"/>
                <w:szCs w:val="22"/>
                <w:lang w:val="en-US" w:eastAsia="en-US"/>
                <w:rPrChange w:id="311" w:author="hp" w:date="2022-03-29T12:15:00Z">
                  <w:rPr>
                    <w:rFonts w:asciiTheme="minorHAnsi" w:hAnsiTheme="minorHAnsi"/>
                    <w:noProof/>
                    <w:sz w:val="22"/>
                    <w:szCs w:val="22"/>
                    <w:lang w:val="en-US" w:eastAsia="en-US"/>
                  </w:rPr>
                </w:rPrChange>
              </w:rPr>
              <w:tab/>
            </w:r>
            <w:r w:rsidRPr="002F63A9" w:rsidDel="00804285">
              <w:rPr>
                <w:rFonts w:ascii="Times New Roman" w:hAnsi="Times New Roman" w:cs="Times New Roman"/>
                <w:rPrChange w:id="312" w:author="hp" w:date="2022-03-29T12:15:00Z">
                  <w:rPr>
                    <w:rStyle w:val="Hyperlink"/>
                    <w:rFonts w:eastAsia="Times New Roman"/>
                    <w:noProof/>
                  </w:rPr>
                </w:rPrChange>
              </w:rPr>
              <w:delText>Modelling SVM Model</w:delText>
            </w:r>
            <w:r w:rsidRPr="002F63A9" w:rsidDel="00804285">
              <w:rPr>
                <w:rFonts w:ascii="Times New Roman" w:hAnsi="Times New Roman" w:cs="Times New Roman"/>
                <w:noProof/>
                <w:webHidden/>
                <w:rPrChange w:id="313" w:author="hp" w:date="2022-03-29T12:15:00Z">
                  <w:rPr>
                    <w:noProof/>
                    <w:webHidden/>
                  </w:rPr>
                </w:rPrChange>
              </w:rPr>
              <w:tab/>
              <w:delText>17</w:delText>
            </w:r>
          </w:del>
        </w:p>
        <w:p w14:paraId="4FB5F636" w14:textId="77777777" w:rsidR="00947EA8" w:rsidRPr="002F63A9" w:rsidDel="00804285" w:rsidRDefault="00947EA8">
          <w:pPr>
            <w:pStyle w:val="TOC3"/>
            <w:tabs>
              <w:tab w:val="left" w:pos="1320"/>
              <w:tab w:val="right" w:leader="dot" w:pos="9350"/>
            </w:tabs>
            <w:spacing w:after="0" w:line="240" w:lineRule="auto"/>
            <w:rPr>
              <w:del w:id="314" w:author="hp" w:date="2022-03-29T12:08:00Z"/>
              <w:rFonts w:ascii="Times New Roman" w:hAnsi="Times New Roman" w:cs="Times New Roman"/>
              <w:noProof/>
              <w:sz w:val="22"/>
              <w:szCs w:val="22"/>
              <w:lang w:val="en-US" w:eastAsia="en-US"/>
              <w:rPrChange w:id="315" w:author="hp" w:date="2022-03-29T12:15:00Z">
                <w:rPr>
                  <w:del w:id="316" w:author="hp" w:date="2022-03-29T12:08:00Z"/>
                  <w:rFonts w:asciiTheme="minorHAnsi" w:hAnsiTheme="minorHAnsi"/>
                  <w:noProof/>
                  <w:sz w:val="22"/>
                  <w:szCs w:val="22"/>
                  <w:lang w:val="en-US" w:eastAsia="en-US"/>
                </w:rPr>
              </w:rPrChange>
            </w:rPr>
          </w:pPr>
          <w:del w:id="317" w:author="hp" w:date="2022-03-29T12:08:00Z">
            <w:r w:rsidRPr="002F63A9" w:rsidDel="00804285">
              <w:rPr>
                <w:rPrChange w:id="318" w:author="hp" w:date="2022-03-29T12:15:00Z">
                  <w:rPr>
                    <w:rStyle w:val="Hyperlink"/>
                    <w:rFonts w:ascii="Times New Roman" w:eastAsia="Times New Roman" w:hAnsi="Times New Roman" w:cs="Times New Roman"/>
                    <w:noProof/>
                  </w:rPr>
                </w:rPrChange>
              </w:rPr>
              <w:delText>2.3.1</w:delText>
            </w:r>
            <w:r w:rsidRPr="002F63A9" w:rsidDel="00804285">
              <w:rPr>
                <w:rFonts w:ascii="Times New Roman" w:hAnsi="Times New Roman" w:cs="Times New Roman"/>
                <w:noProof/>
                <w:sz w:val="22"/>
                <w:szCs w:val="22"/>
                <w:lang w:val="en-US" w:eastAsia="en-US"/>
                <w:rPrChange w:id="319" w:author="hp" w:date="2022-03-29T12:15:00Z">
                  <w:rPr>
                    <w:rFonts w:asciiTheme="minorHAnsi" w:hAnsiTheme="minorHAnsi"/>
                    <w:noProof/>
                    <w:sz w:val="22"/>
                    <w:szCs w:val="22"/>
                    <w:lang w:val="en-US" w:eastAsia="en-US"/>
                  </w:rPr>
                </w:rPrChange>
              </w:rPr>
              <w:tab/>
            </w:r>
            <w:r w:rsidRPr="002F63A9" w:rsidDel="00804285">
              <w:rPr>
                <w:rFonts w:ascii="Times New Roman" w:hAnsi="Times New Roman" w:cs="Times New Roman"/>
                <w:rPrChange w:id="320" w:author="hp" w:date="2022-03-29T12:15:00Z">
                  <w:rPr>
                    <w:rStyle w:val="Hyperlink"/>
                    <w:noProof/>
                  </w:rPr>
                </w:rPrChange>
              </w:rPr>
              <w:delText>Outcomes</w:delText>
            </w:r>
            <w:r w:rsidRPr="002F63A9" w:rsidDel="00804285">
              <w:rPr>
                <w:rFonts w:ascii="Times New Roman" w:hAnsi="Times New Roman" w:cs="Times New Roman"/>
                <w:noProof/>
                <w:webHidden/>
                <w:rPrChange w:id="321" w:author="hp" w:date="2022-03-29T12:15:00Z">
                  <w:rPr>
                    <w:noProof/>
                    <w:webHidden/>
                  </w:rPr>
                </w:rPrChange>
              </w:rPr>
              <w:tab/>
              <w:delText>17</w:delText>
            </w:r>
          </w:del>
        </w:p>
        <w:p w14:paraId="12B367E3" w14:textId="77777777" w:rsidR="00947EA8" w:rsidRPr="002F63A9" w:rsidDel="00804285" w:rsidRDefault="00947EA8">
          <w:pPr>
            <w:pStyle w:val="TOC3"/>
            <w:tabs>
              <w:tab w:val="left" w:pos="1320"/>
              <w:tab w:val="right" w:leader="dot" w:pos="9350"/>
            </w:tabs>
            <w:spacing w:after="0" w:line="240" w:lineRule="auto"/>
            <w:rPr>
              <w:del w:id="322" w:author="hp" w:date="2022-03-29T12:08:00Z"/>
              <w:rFonts w:ascii="Times New Roman" w:hAnsi="Times New Roman" w:cs="Times New Roman"/>
              <w:noProof/>
              <w:sz w:val="22"/>
              <w:szCs w:val="22"/>
              <w:lang w:val="en-US" w:eastAsia="en-US"/>
              <w:rPrChange w:id="323" w:author="hp" w:date="2022-03-29T12:15:00Z">
                <w:rPr>
                  <w:del w:id="324" w:author="hp" w:date="2022-03-29T12:08:00Z"/>
                  <w:rFonts w:asciiTheme="minorHAnsi" w:hAnsiTheme="minorHAnsi"/>
                  <w:noProof/>
                  <w:sz w:val="22"/>
                  <w:szCs w:val="22"/>
                  <w:lang w:val="en-US" w:eastAsia="en-US"/>
                </w:rPr>
              </w:rPrChange>
            </w:rPr>
          </w:pPr>
          <w:del w:id="325" w:author="hp" w:date="2022-03-29T12:08:00Z">
            <w:r w:rsidRPr="002F63A9" w:rsidDel="00804285">
              <w:rPr>
                <w:rFonts w:ascii="Times New Roman" w:hAnsi="Times New Roman" w:cs="Times New Roman"/>
                <w:rPrChange w:id="326" w:author="hp" w:date="2022-03-29T12:15:00Z">
                  <w:rPr>
                    <w:rStyle w:val="Hyperlink"/>
                    <w:noProof/>
                  </w:rPr>
                </w:rPrChange>
              </w:rPr>
              <w:delText>2.3.2</w:delText>
            </w:r>
            <w:r w:rsidRPr="002F63A9" w:rsidDel="00804285">
              <w:rPr>
                <w:rFonts w:ascii="Times New Roman" w:hAnsi="Times New Roman" w:cs="Times New Roman"/>
                <w:noProof/>
                <w:sz w:val="22"/>
                <w:szCs w:val="22"/>
                <w:lang w:val="en-US" w:eastAsia="en-US"/>
                <w:rPrChange w:id="327" w:author="hp" w:date="2022-03-29T12:15:00Z">
                  <w:rPr>
                    <w:rFonts w:asciiTheme="minorHAnsi" w:hAnsiTheme="minorHAnsi"/>
                    <w:noProof/>
                    <w:sz w:val="22"/>
                    <w:szCs w:val="22"/>
                    <w:lang w:val="en-US" w:eastAsia="en-US"/>
                  </w:rPr>
                </w:rPrChange>
              </w:rPr>
              <w:tab/>
            </w:r>
            <w:r w:rsidRPr="002F63A9" w:rsidDel="00804285">
              <w:rPr>
                <w:rFonts w:ascii="Times New Roman" w:hAnsi="Times New Roman" w:cs="Times New Roman"/>
                <w:rPrChange w:id="328" w:author="hp" w:date="2022-03-29T12:15:00Z">
                  <w:rPr>
                    <w:rStyle w:val="Hyperlink"/>
                    <w:noProof/>
                  </w:rPr>
                </w:rPrChange>
              </w:rPr>
              <w:delText>Accuracy score</w:delText>
            </w:r>
            <w:r w:rsidRPr="002F63A9" w:rsidDel="00804285">
              <w:rPr>
                <w:rFonts w:ascii="Times New Roman" w:hAnsi="Times New Roman" w:cs="Times New Roman"/>
                <w:noProof/>
                <w:webHidden/>
                <w:rPrChange w:id="329" w:author="hp" w:date="2022-03-29T12:15:00Z">
                  <w:rPr>
                    <w:noProof/>
                    <w:webHidden/>
                  </w:rPr>
                </w:rPrChange>
              </w:rPr>
              <w:tab/>
              <w:delText>18</w:delText>
            </w:r>
          </w:del>
        </w:p>
        <w:p w14:paraId="7A883D9A" w14:textId="24D2598C" w:rsidR="00DE586D" w:rsidRPr="006660D2" w:rsidRDefault="00DE586D">
          <w:pPr>
            <w:spacing w:after="0" w:line="240" w:lineRule="auto"/>
            <w:rPr>
              <w:rFonts w:ascii="Times New Roman" w:hAnsi="Times New Roman" w:cs="Times New Roman"/>
            </w:rPr>
          </w:pPr>
          <w:r w:rsidRPr="006660D2">
            <w:rPr>
              <w:rFonts w:ascii="Times New Roman" w:hAnsi="Times New Roman" w:cs="Times New Roman"/>
              <w:b/>
              <w:bCs/>
              <w:noProof/>
            </w:rPr>
            <w:fldChar w:fldCharType="end"/>
          </w:r>
        </w:p>
      </w:sdtContent>
    </w:sdt>
    <w:p w14:paraId="57B02685" w14:textId="77777777" w:rsidR="00DE586D" w:rsidRPr="006660D2" w:rsidRDefault="00DE586D">
      <w:pPr>
        <w:spacing w:after="160" w:line="259" w:lineRule="auto"/>
        <w:rPr>
          <w:rStyle w:val="Heading2Char"/>
          <w:rFonts w:ascii="Times New Roman" w:eastAsia="Calibri" w:hAnsi="Times New Roman" w:cs="Times New Roman"/>
          <w:color w:val="auto"/>
          <w:sz w:val="22"/>
          <w:szCs w:val="22"/>
        </w:rPr>
      </w:pPr>
      <w:r w:rsidRPr="006660D2">
        <w:rPr>
          <w:rStyle w:val="Heading2Char"/>
          <w:rFonts w:ascii="Times New Roman" w:eastAsia="Calibri" w:hAnsi="Times New Roman" w:cs="Times New Roman"/>
          <w:color w:val="auto"/>
          <w:sz w:val="22"/>
          <w:szCs w:val="22"/>
        </w:rPr>
        <w:br w:type="page"/>
      </w:r>
    </w:p>
    <w:p w14:paraId="1BC2939C" w14:textId="77777777" w:rsidR="000440D3" w:rsidRPr="006660D2" w:rsidRDefault="000440D3" w:rsidP="006660D2">
      <w:pPr>
        <w:pStyle w:val="Heading1"/>
        <w:rPr>
          <w:rFonts w:ascii="Times New Roman" w:hAnsi="Times New Roman" w:cs="Times New Roman"/>
        </w:rPr>
      </w:pPr>
      <w:bookmarkStart w:id="330" w:name="_Toc99448971"/>
      <w:r w:rsidRPr="006660D2">
        <w:rPr>
          <w:rStyle w:val="Heading2Char"/>
          <w:rFonts w:ascii="Times New Roman" w:hAnsi="Times New Roman" w:cs="Times New Roman"/>
          <w:b/>
          <w:bCs/>
          <w:sz w:val="28"/>
          <w:szCs w:val="28"/>
        </w:rPr>
        <w:lastRenderedPageBreak/>
        <w:t>Abstract</w:t>
      </w:r>
      <w:r w:rsidRPr="006660D2">
        <w:rPr>
          <w:rFonts w:ascii="Times New Roman" w:eastAsia="Times New Roman" w:hAnsi="Times New Roman" w:cs="Times New Roman"/>
        </w:rPr>
        <w:t xml:space="preserve"> -</w:t>
      </w:r>
      <w:bookmarkEnd w:id="330"/>
      <w:r w:rsidRPr="006660D2">
        <w:rPr>
          <w:rFonts w:ascii="Times New Roman" w:eastAsia="Times New Roman" w:hAnsi="Times New Roman" w:cs="Times New Roman"/>
        </w:rPr>
        <w:t xml:space="preserve"> </w:t>
      </w:r>
      <w:r w:rsidR="005151AE" w:rsidRPr="006660D2">
        <w:rPr>
          <w:rFonts w:ascii="Times New Roman" w:eastAsia="Times New Roman" w:hAnsi="Times New Roman" w:cs="Times New Roman"/>
        </w:rPr>
        <w:t xml:space="preserve"> </w:t>
      </w:r>
    </w:p>
    <w:p w14:paraId="12A5929A" w14:textId="0CA442B7" w:rsidR="00187162" w:rsidRPr="002F63A9" w:rsidRDefault="00187162" w:rsidP="00187162">
      <w:pPr>
        <w:rPr>
          <w:rFonts w:ascii="Times New Roman" w:hAnsi="Times New Roman" w:cs="Times New Roman"/>
        </w:rPr>
      </w:pPr>
      <w:r w:rsidRPr="006660D2">
        <w:rPr>
          <w:rFonts w:ascii="Times New Roman" w:hAnsi="Times New Roman" w:cs="Times New Roman"/>
        </w:rPr>
        <w:t>Data analytics and data visualization machine learning method has been suggested for prediction of air quality analysis, for the analysis of future forecasting the deep learning method has been developed. Primary data has been collected from Kaggle reposit</w:t>
      </w:r>
      <w:r w:rsidRPr="002F63A9">
        <w:rPr>
          <w:rFonts w:ascii="Times New Roman" w:hAnsi="Times New Roman" w:cs="Times New Roman"/>
        </w:rPr>
        <w:t xml:space="preserve">ory and secondary data has been collected from published research article. Methodology of this research based on machine learning and data mining approach to </w:t>
      </w:r>
      <w:r w:rsidR="00A83A5C" w:rsidRPr="002F63A9">
        <w:rPr>
          <w:rFonts w:ascii="Times New Roman" w:hAnsi="Times New Roman" w:cs="Times New Roman"/>
        </w:rPr>
        <w:t>visualize</w:t>
      </w:r>
      <w:r w:rsidRPr="002F63A9">
        <w:rPr>
          <w:rFonts w:ascii="Times New Roman" w:hAnsi="Times New Roman" w:cs="Times New Roman"/>
        </w:rPr>
        <w:t xml:space="preserve"> and </w:t>
      </w:r>
      <w:r w:rsidR="00A83A5C" w:rsidRPr="002F63A9">
        <w:rPr>
          <w:rFonts w:ascii="Times New Roman" w:hAnsi="Times New Roman" w:cs="Times New Roman"/>
        </w:rPr>
        <w:t>analyse</w:t>
      </w:r>
      <w:r w:rsidRPr="002F63A9">
        <w:rPr>
          <w:rFonts w:ascii="Times New Roman" w:hAnsi="Times New Roman" w:cs="Times New Roman"/>
        </w:rPr>
        <w:t xml:space="preserve"> the dataset of air quality. </w:t>
      </w:r>
      <w:r w:rsidR="00170564" w:rsidRPr="002F63A9">
        <w:rPr>
          <w:rFonts w:ascii="Times New Roman" w:hAnsi="Times New Roman" w:cs="Times New Roman"/>
        </w:rPr>
        <w:t xml:space="preserve">The development of smart cities IOT system enable the environmental protection agency to make attention to achieve the great outcomes of air pollution detection, IOT system connected in real time wireless network by using the internet 5G technology. </w:t>
      </w:r>
      <w:r w:rsidR="00A92D8E" w:rsidRPr="002F63A9">
        <w:rPr>
          <w:rFonts w:ascii="Times New Roman" w:hAnsi="Times New Roman" w:cs="Times New Roman"/>
        </w:rPr>
        <w:t xml:space="preserve">By constructing machine learning algorithm which present the </w:t>
      </w:r>
      <w:r w:rsidR="00CD7805" w:rsidRPr="002F63A9">
        <w:rPr>
          <w:rFonts w:ascii="Times New Roman" w:hAnsi="Times New Roman" w:cs="Times New Roman"/>
        </w:rPr>
        <w:t xml:space="preserve">data analytics technique to estimate and validate the method of air quality determining and prediction. </w:t>
      </w:r>
    </w:p>
    <w:p w14:paraId="74F5E9FF" w14:textId="77777777" w:rsidR="00875DBB" w:rsidRPr="006660D2" w:rsidRDefault="000440D3" w:rsidP="006660D2">
      <w:pPr>
        <w:pStyle w:val="Heading1"/>
        <w:rPr>
          <w:rFonts w:ascii="Times New Roman" w:eastAsia="Times New Roman" w:hAnsi="Times New Roman" w:cs="Times New Roman"/>
        </w:rPr>
      </w:pPr>
      <w:bookmarkStart w:id="331" w:name="_Toc99448972"/>
      <w:r w:rsidRPr="006660D2">
        <w:rPr>
          <w:rStyle w:val="Heading2Char"/>
          <w:rFonts w:ascii="Times New Roman" w:hAnsi="Times New Roman" w:cs="Times New Roman"/>
          <w:b/>
          <w:bCs/>
          <w:sz w:val="28"/>
          <w:szCs w:val="28"/>
        </w:rPr>
        <w:t>Introduction</w:t>
      </w:r>
      <w:bookmarkEnd w:id="331"/>
      <w:r w:rsidRPr="006660D2">
        <w:rPr>
          <w:rStyle w:val="Heading2Char"/>
          <w:rFonts w:ascii="Times New Roman" w:eastAsia="Calibri" w:hAnsi="Times New Roman" w:cs="Times New Roman"/>
          <w:color w:val="auto"/>
          <w:sz w:val="22"/>
          <w:szCs w:val="22"/>
        </w:rPr>
        <w:t xml:space="preserve"> </w:t>
      </w:r>
    </w:p>
    <w:p w14:paraId="191EC37D" w14:textId="77777777" w:rsidR="00875DBB" w:rsidRDefault="00A56C7E" w:rsidP="00F30942">
      <w:pPr>
        <w:spacing w:after="0"/>
        <w:rPr>
          <w:ins w:id="332" w:author="hp" w:date="2022-03-29T12:16:00Z"/>
          <w:rFonts w:ascii="Times New Roman" w:eastAsia="Times New Roman" w:hAnsi="Times New Roman" w:cs="Times New Roman"/>
          <w:lang w:val="en-US" w:eastAsia="en-US"/>
        </w:rPr>
      </w:pPr>
      <w:r w:rsidRPr="006660D2">
        <w:rPr>
          <w:rFonts w:ascii="Times New Roman" w:eastAsia="Times New Roman" w:hAnsi="Times New Roman" w:cs="Times New Roman"/>
          <w:sz w:val="22"/>
          <w:szCs w:val="22"/>
        </w:rPr>
        <w:t xml:space="preserve">UK air quality </w:t>
      </w:r>
      <w:r w:rsidR="00A552EF" w:rsidRPr="006660D2">
        <w:rPr>
          <w:rFonts w:ascii="Times New Roman" w:eastAsia="Times New Roman" w:hAnsi="Times New Roman" w:cs="Times New Roman"/>
          <w:sz w:val="22"/>
          <w:szCs w:val="22"/>
        </w:rPr>
        <w:t>data analytics</w:t>
      </w:r>
      <w:r w:rsidRPr="006660D2">
        <w:rPr>
          <w:rFonts w:ascii="Times New Roman" w:eastAsia="Times New Roman" w:hAnsi="Times New Roman" w:cs="Times New Roman"/>
          <w:sz w:val="22"/>
          <w:szCs w:val="22"/>
        </w:rPr>
        <w:t xml:space="preserve"> using the machine learning algorithm has been, used widely to predict the air quality and level of oxygen and nitrogen level in atmosphere, to predict and analyse the various protocols of the field of data science and analysis. </w:t>
      </w:r>
      <w:r w:rsidR="004768F1" w:rsidRPr="002F63A9">
        <w:rPr>
          <w:rFonts w:ascii="Times New Roman" w:eastAsia="Times New Roman" w:hAnsi="Times New Roman" w:cs="Times New Roman"/>
          <w:sz w:val="22"/>
          <w:szCs w:val="22"/>
        </w:rPr>
        <w:t>(</w:t>
      </w:r>
      <w:r w:rsidR="004768F1" w:rsidRPr="002F63A9">
        <w:rPr>
          <w:rFonts w:ascii="Times New Roman" w:eastAsia="Times New Roman" w:hAnsi="Times New Roman" w:cs="Times New Roman"/>
          <w:lang w:val="en-US" w:eastAsia="en-US"/>
        </w:rPr>
        <w:t>Borrajo, L.Cao, R., 2020)</w:t>
      </w:r>
      <w:r w:rsidR="00F30942" w:rsidRPr="002F63A9">
        <w:rPr>
          <w:rFonts w:ascii="Times New Roman" w:eastAsia="Times New Roman" w:hAnsi="Times New Roman" w:cs="Times New Roman"/>
          <w:lang w:val="en-US" w:eastAsia="en-US"/>
        </w:rPr>
        <w:t xml:space="preserve">. </w:t>
      </w:r>
      <w:r w:rsidR="00AA7C81" w:rsidRPr="002F63A9">
        <w:rPr>
          <w:rFonts w:ascii="Times New Roman" w:eastAsia="Times New Roman" w:hAnsi="Times New Roman" w:cs="Times New Roman"/>
          <w:lang w:val="en-US" w:eastAsia="en-US"/>
        </w:rPr>
        <w:t xml:space="preserve">For monitoring and analyzing the smart cities air quality and level of air resistance in particular areas in different regions of UK. </w:t>
      </w:r>
      <w:r w:rsidR="000B581B" w:rsidRPr="002F63A9">
        <w:rPr>
          <w:rFonts w:ascii="Times New Roman" w:eastAsia="Times New Roman" w:hAnsi="Times New Roman" w:cs="Times New Roman"/>
          <w:lang w:val="en-US" w:eastAsia="en-US"/>
        </w:rPr>
        <w:t xml:space="preserve">The problem of big data analytics which has been measures &amp; analyzed based on different pattern. </w:t>
      </w:r>
      <w:r w:rsidR="00AB2A6E" w:rsidRPr="002F63A9">
        <w:rPr>
          <w:rFonts w:ascii="Times New Roman" w:eastAsia="Times New Roman" w:hAnsi="Times New Roman" w:cs="Times New Roman"/>
          <w:lang w:val="en-US" w:eastAsia="en-US"/>
        </w:rPr>
        <w:t xml:space="preserve">The size of population size based on mean and different data analysis which has been measured and analyzed on various machine learning prediction and statistical method has been applied to visualize the features. </w:t>
      </w:r>
      <w:r w:rsidR="00386A51" w:rsidRPr="002F63A9">
        <w:rPr>
          <w:rFonts w:ascii="Times New Roman" w:eastAsia="Times New Roman" w:hAnsi="Times New Roman" w:cs="Times New Roman"/>
          <w:lang w:val="en-US" w:eastAsia="en-US"/>
        </w:rPr>
        <w:t xml:space="preserve">The method of real data sets and concerned the level of population and level of pollution which used to analyze the urban air cities </w:t>
      </w:r>
      <w:r w:rsidR="00D60736" w:rsidRPr="002F63A9">
        <w:rPr>
          <w:rFonts w:ascii="Times New Roman" w:eastAsia="Times New Roman" w:hAnsi="Times New Roman" w:cs="Times New Roman"/>
          <w:lang w:val="en-US" w:eastAsia="en-US"/>
        </w:rPr>
        <w:t xml:space="preserve">measuring the mean square error, which measure the level of pollution and level of air quality with nitrogen and oxygen level. </w:t>
      </w:r>
      <w:r w:rsidR="00716E1E" w:rsidRPr="002F63A9">
        <w:rPr>
          <w:rFonts w:ascii="Times New Roman" w:eastAsia="Times New Roman" w:hAnsi="Times New Roman" w:cs="Times New Roman"/>
          <w:lang w:val="en-US" w:eastAsia="en-US"/>
        </w:rPr>
        <w:t xml:space="preserve">The concerned view of data analytics </w:t>
      </w:r>
      <w:r w:rsidR="00D731FC" w:rsidRPr="002F63A9">
        <w:rPr>
          <w:rFonts w:ascii="Times New Roman" w:eastAsia="Times New Roman" w:hAnsi="Times New Roman" w:cs="Times New Roman"/>
          <w:lang w:val="en-US" w:eastAsia="en-US"/>
        </w:rPr>
        <w:t xml:space="preserve">to visualize the different dataset pattern and dataset systematic view in order to view the various cities air quality which was based on UK cities. </w:t>
      </w:r>
      <w:r w:rsidR="006335AE" w:rsidRPr="002F63A9">
        <w:rPr>
          <w:rFonts w:ascii="Times New Roman" w:eastAsia="Times New Roman" w:hAnsi="Times New Roman" w:cs="Times New Roman"/>
          <w:lang w:val="en-US" w:eastAsia="en-US"/>
        </w:rPr>
        <w:t xml:space="preserve">The temperature is greater than 30 C might be possible in least locations of UK. </w:t>
      </w:r>
    </w:p>
    <w:p w14:paraId="2AF09819" w14:textId="77777777" w:rsidR="006660D2" w:rsidRDefault="006660D2" w:rsidP="00F30942">
      <w:pPr>
        <w:spacing w:after="0"/>
        <w:rPr>
          <w:ins w:id="333" w:author="hp" w:date="2022-03-29T12:16:00Z"/>
          <w:rFonts w:ascii="Times New Roman" w:eastAsia="Times New Roman" w:hAnsi="Times New Roman" w:cs="Times New Roman"/>
          <w:lang w:val="en-US" w:eastAsia="en-US"/>
        </w:rPr>
      </w:pPr>
    </w:p>
    <w:p w14:paraId="2628DC6F" w14:textId="77777777" w:rsidR="006660D2" w:rsidRDefault="006660D2" w:rsidP="005263AB">
      <w:pPr>
        <w:pStyle w:val="Heading2"/>
        <w:rPr>
          <w:ins w:id="334" w:author="hp" w:date="2022-03-29T12:16:00Z"/>
        </w:rPr>
      </w:pPr>
      <w:bookmarkStart w:id="335" w:name="_Toc99448973"/>
      <w:ins w:id="336" w:author="hp" w:date="2022-03-29T12:16:00Z">
        <w:r>
          <w:lastRenderedPageBreak/>
          <w:t>Background</w:t>
        </w:r>
        <w:bookmarkEnd w:id="335"/>
      </w:ins>
    </w:p>
    <w:p w14:paraId="655E9E32" w14:textId="79E7DE5E" w:rsidR="006660D2" w:rsidRPr="005263AB" w:rsidRDefault="006660D2" w:rsidP="005263AB">
      <w:pPr>
        <w:rPr>
          <w:ins w:id="337" w:author="hp" w:date="2022-03-29T12:16:00Z"/>
          <w:lang w:eastAsia="en-US"/>
        </w:rPr>
      </w:pPr>
      <w:moveToRangeStart w:id="338" w:author="hp" w:date="2022-03-29T12:16:00Z" w:name="move99448626"/>
      <w:moveTo w:id="339" w:author="hp" w:date="2022-03-29T12:16:00Z">
        <w:r w:rsidRPr="00744504">
          <w:rPr>
            <w:rFonts w:ascii="Times New Roman" w:eastAsia="Times New Roman" w:hAnsi="Times New Roman" w:cs="Times New Roman"/>
            <w:lang w:val="en-US" w:eastAsia="en-US"/>
          </w:rPr>
          <w:t>(Rollo, F., Sudharsan, 2021)  air quality sensor data acquisition to clean and monitor the air quality sensor data with the help of IOT system, smart cities and develop cities organized with IOT system that centrally connected with the internal internet technology of UK government to support the environment system. the primary development of air quality which used to monitor the importance of sustainable lifestyles with planned activity of corrective actions, the paper present the designed activity of end to end implementation of real world urban cities data collection which has been analyzed and predicted on machine learning and statistical method in order to achieve the data analytics framework. Various European project based in Italy and UK cities that uses to organize the smart cities with the help of smart machine learning and artificial intelligence based prediction method the low cost multi sensor IOT devices including LORA network setup with data collection of LORA server database, machine learning based anomaly detection method used to analyze the air cleaning, pollution detection, traffic crowd detection by using the sensor method.</w:t>
        </w:r>
      </w:moveTo>
      <w:moveToRangeEnd w:id="338"/>
    </w:p>
    <w:p w14:paraId="089D55BC" w14:textId="77777777" w:rsidR="006660D2" w:rsidRDefault="006660D2" w:rsidP="005263AB">
      <w:pPr>
        <w:pStyle w:val="Heading2"/>
        <w:rPr>
          <w:ins w:id="340" w:author="hp" w:date="2022-03-29T12:16:00Z"/>
        </w:rPr>
      </w:pPr>
      <w:bookmarkStart w:id="341" w:name="_Toc99448974"/>
      <w:ins w:id="342" w:author="hp" w:date="2022-03-29T12:16:00Z">
        <w:r>
          <w:t>Aim and Objectives</w:t>
        </w:r>
        <w:bookmarkEnd w:id="341"/>
      </w:ins>
    </w:p>
    <w:p w14:paraId="4F4AC62A" w14:textId="28600D5C" w:rsidR="006660D2" w:rsidRPr="005263AB" w:rsidRDefault="006660D2" w:rsidP="005263AB">
      <w:pPr>
        <w:rPr>
          <w:ins w:id="343" w:author="hp" w:date="2022-03-29T12:16:00Z"/>
          <w:lang w:eastAsia="en-US"/>
        </w:rPr>
      </w:pPr>
      <w:ins w:id="344" w:author="hp" w:date="2022-03-29T12:16:00Z">
        <w:r>
          <w:rPr>
            <w:lang w:eastAsia="en-US"/>
          </w:rPr>
          <w:t xml:space="preserve">Aim to produce high quality data analysis and </w:t>
        </w:r>
      </w:ins>
      <w:ins w:id="345" w:author="hp" w:date="2022-03-29T12:17:00Z">
        <w:r>
          <w:rPr>
            <w:lang w:eastAsia="en-US"/>
          </w:rPr>
          <w:t>visualization</w:t>
        </w:r>
      </w:ins>
      <w:ins w:id="346" w:author="hp" w:date="2022-03-29T12:16:00Z">
        <w:r>
          <w:rPr>
            <w:lang w:eastAsia="en-US"/>
          </w:rPr>
          <w:t xml:space="preserve"> and objective is to achieve the high score of </w:t>
        </w:r>
      </w:ins>
      <w:ins w:id="347" w:author="hp" w:date="2022-03-29T12:17:00Z">
        <w:r>
          <w:rPr>
            <w:lang w:eastAsia="en-US"/>
          </w:rPr>
          <w:t>machine</w:t>
        </w:r>
      </w:ins>
      <w:ins w:id="348" w:author="hp" w:date="2022-03-29T12:16:00Z">
        <w:r>
          <w:rPr>
            <w:lang w:eastAsia="en-US"/>
          </w:rPr>
          <w:t xml:space="preserve"> </w:t>
        </w:r>
      </w:ins>
      <w:ins w:id="349" w:author="hp" w:date="2022-03-29T12:17:00Z">
        <w:r>
          <w:rPr>
            <w:lang w:eastAsia="en-US"/>
          </w:rPr>
          <w:t xml:space="preserve">learning analysis. </w:t>
        </w:r>
      </w:ins>
    </w:p>
    <w:p w14:paraId="16EEC4BF" w14:textId="77777777" w:rsidR="006660D2" w:rsidRDefault="006660D2" w:rsidP="005263AB">
      <w:pPr>
        <w:pStyle w:val="Heading2"/>
        <w:rPr>
          <w:ins w:id="350" w:author="hp" w:date="2022-03-29T12:17:00Z"/>
        </w:rPr>
      </w:pPr>
      <w:bookmarkStart w:id="351" w:name="_Toc99448975"/>
      <w:ins w:id="352" w:author="hp" w:date="2022-03-29T12:16:00Z">
        <w:r>
          <w:t>Rationale</w:t>
        </w:r>
      </w:ins>
      <w:bookmarkEnd w:id="351"/>
    </w:p>
    <w:p w14:paraId="07ED451D" w14:textId="341590CD" w:rsidR="006660D2" w:rsidRPr="005263AB" w:rsidRDefault="006660D2" w:rsidP="005263AB">
      <w:pPr>
        <w:rPr>
          <w:ins w:id="353" w:author="hp" w:date="2022-03-29T12:16:00Z"/>
          <w:lang w:eastAsia="en-US"/>
        </w:rPr>
      </w:pPr>
      <w:moveToRangeStart w:id="354" w:author="hp" w:date="2022-03-29T12:17:00Z" w:name="move99448684"/>
      <w:moveTo w:id="355" w:author="hp" w:date="2022-03-29T12:17:00Z">
        <w:r w:rsidRPr="00744504">
          <w:rPr>
            <w:rFonts w:ascii="Times New Roman" w:eastAsia="Times New Roman" w:hAnsi="Times New Roman" w:cs="Times New Roman"/>
            <w:lang w:val="en-US" w:eastAsia="en-US"/>
          </w:rPr>
          <w:t>(Kang, G.K.</w:t>
        </w:r>
      </w:moveTo>
      <w:ins w:id="356" w:author="hp" w:date="2022-03-30T09:40:00Z">
        <w:r w:rsidR="00D31618">
          <w:rPr>
            <w:rFonts w:ascii="Times New Roman" w:eastAsia="Times New Roman" w:hAnsi="Times New Roman" w:cs="Times New Roman"/>
            <w:lang w:val="en-US" w:eastAsia="en-US"/>
          </w:rPr>
          <w:t>,</w:t>
        </w:r>
      </w:ins>
      <w:ins w:id="357" w:author="hp" w:date="2022-03-30T09:39:00Z">
        <w:r w:rsidR="00D31618">
          <w:rPr>
            <w:rFonts w:ascii="Times New Roman" w:eastAsia="Times New Roman" w:hAnsi="Times New Roman" w:cs="Times New Roman"/>
            <w:lang w:val="en-US" w:eastAsia="en-US"/>
          </w:rPr>
          <w:t>and</w:t>
        </w:r>
      </w:ins>
      <w:ins w:id="358" w:author="hp" w:date="2022-03-30T09:40:00Z">
        <w:r w:rsidR="00D31618">
          <w:rPr>
            <w:rFonts w:ascii="Times New Roman" w:eastAsia="Times New Roman" w:hAnsi="Times New Roman" w:cs="Times New Roman"/>
            <w:lang w:val="en-US" w:eastAsia="en-US"/>
          </w:rPr>
          <w:t>,</w:t>
        </w:r>
      </w:ins>
      <w:moveTo w:id="359" w:author="hp" w:date="2022-03-29T12:17:00Z">
        <w:del w:id="360" w:author="hp" w:date="2022-03-30T09:39:00Z">
          <w:r w:rsidRPr="00744504" w:rsidDel="00D31618">
            <w:rPr>
              <w:rFonts w:ascii="Times New Roman" w:eastAsia="Times New Roman" w:hAnsi="Times New Roman" w:cs="Times New Roman"/>
              <w:lang w:val="en-US" w:eastAsia="en-US"/>
            </w:rPr>
            <w:delText>,</w:delText>
          </w:r>
        </w:del>
        <w:r w:rsidRPr="00744504">
          <w:rPr>
            <w:rFonts w:ascii="Times New Roman" w:eastAsia="Times New Roman" w:hAnsi="Times New Roman" w:cs="Times New Roman"/>
            <w:lang w:val="en-US" w:eastAsia="en-US"/>
          </w:rPr>
          <w:t xml:space="preserve"> Gao, J.Z., 2018) various researcher has been predicted and analyzed the air quality system the most essential activities has been achieved to get the answer of urban industrial solution, air quality prediction and evaluation method has become the essential the evaluation air quality has been predicted on different time scale pattern in winter and summer season to analyze the temperature scaling pattern the approach of big data analytics application  using the machine learning method to monitor the air quality forecasting the resultant air quality evaluation using artificial intelligence method including decision tree, deep learning method to analyze and predict the big data analytics by using the python programming tool. (Liao, Z.,</w:t>
        </w:r>
      </w:moveTo>
      <w:ins w:id="361" w:author="hp" w:date="2022-03-30T09:40:00Z">
        <w:r w:rsidR="00D31618">
          <w:rPr>
            <w:rFonts w:ascii="Times New Roman" w:eastAsia="Times New Roman" w:hAnsi="Times New Roman" w:cs="Times New Roman"/>
            <w:lang w:val="en-US" w:eastAsia="en-US"/>
          </w:rPr>
          <w:t>and</w:t>
        </w:r>
      </w:ins>
      <w:moveTo w:id="362" w:author="hp" w:date="2022-03-29T12:17:00Z">
        <w:r w:rsidRPr="00744504">
          <w:rPr>
            <w:rFonts w:ascii="Times New Roman" w:eastAsia="Times New Roman" w:hAnsi="Times New Roman" w:cs="Times New Roman"/>
            <w:lang w:val="en-US" w:eastAsia="en-US"/>
          </w:rPr>
          <w:t xml:space="preserve"> Peng, Y., 2014) the evaluation of urban healthcare system was analyzed on machine learning method, including crowd source and cloud based air quality indicators to achieve the resultant of </w:t>
        </w:r>
        <w:r w:rsidRPr="00744504">
          <w:rPr>
            <w:rFonts w:ascii="Times New Roman" w:eastAsia="Times New Roman" w:hAnsi="Times New Roman" w:cs="Times New Roman"/>
            <w:lang w:val="en-US" w:eastAsia="en-US"/>
          </w:rPr>
          <w:lastRenderedPageBreak/>
          <w:t>air level of urban &amp; smart cities, the helping aid technology which was based on AI technology IOT system deeply involved with this system to admire the technology which support the big data analytics system in real time sensor</w:t>
        </w:r>
      </w:moveTo>
      <w:moveToRangeEnd w:id="354"/>
    </w:p>
    <w:p w14:paraId="60FE96BF" w14:textId="77777777" w:rsidR="006660D2" w:rsidRDefault="006660D2" w:rsidP="005263AB">
      <w:pPr>
        <w:pStyle w:val="Heading2"/>
        <w:rPr>
          <w:ins w:id="363" w:author="hp" w:date="2022-03-29T12:17:00Z"/>
        </w:rPr>
      </w:pPr>
      <w:bookmarkStart w:id="364" w:name="_Toc99448976"/>
      <w:ins w:id="365" w:author="hp" w:date="2022-03-29T12:16:00Z">
        <w:r>
          <w:t>Contribution</w:t>
        </w:r>
      </w:ins>
      <w:bookmarkEnd w:id="364"/>
    </w:p>
    <w:p w14:paraId="2D308060" w14:textId="77777777" w:rsidR="006660D2" w:rsidRPr="00744504" w:rsidRDefault="006660D2" w:rsidP="006660D2">
      <w:pPr>
        <w:spacing w:after="0"/>
        <w:rPr>
          <w:ins w:id="366" w:author="hp" w:date="2022-03-29T12:18:00Z"/>
          <w:rFonts w:ascii="Times New Roman" w:eastAsia="Times New Roman" w:hAnsi="Times New Roman" w:cs="Times New Roman"/>
          <w:lang w:val="en-US" w:eastAsia="en-US"/>
        </w:rPr>
      </w:pPr>
      <w:ins w:id="367" w:author="hp" w:date="2022-03-29T12:18:00Z">
        <w:r w:rsidRPr="00744504">
          <w:rPr>
            <w:rFonts w:ascii="Times New Roman" w:eastAsia="Times New Roman" w:hAnsi="Times New Roman" w:cs="Times New Roman"/>
            <w:lang w:val="en-US" w:eastAsia="en-US"/>
          </w:rPr>
          <w:t xml:space="preserve">The specialized and organized method monitor the work environmental including limited period of time, central effective decision making with data analytics with potential data analysis approach the research going to present the big data analytics in terms of monitor the air quality system with potential industrial workshops to analyst the big data problem in order, the effective decision making method with regional of shipping industry in Norway the performance of employees has been measured to analyze the risk factor of shipping company to manage the good and effective supply chain management.  . Thus the air qualities in cities has been measure and analyzed through metrological sites, mobile data sources, crowdsourcing, including IOT sensor along with user body signals the artificial intelligence based smart urban cities measure the data quality data preparation has been achieved through the artificial intelligence method to support the healthcare department of internal cities zone. </w:t>
        </w:r>
      </w:ins>
    </w:p>
    <w:p w14:paraId="7FD1C2F0" w14:textId="77777777" w:rsidR="006660D2" w:rsidRPr="005263AB" w:rsidRDefault="006660D2" w:rsidP="005263AB">
      <w:pPr>
        <w:rPr>
          <w:ins w:id="368" w:author="hp" w:date="2022-03-29T12:16:00Z"/>
          <w:lang w:eastAsia="en-US"/>
        </w:rPr>
      </w:pPr>
    </w:p>
    <w:p w14:paraId="6B07D2A4" w14:textId="21EA028B" w:rsidR="006660D2" w:rsidRDefault="006660D2" w:rsidP="005263AB">
      <w:pPr>
        <w:pStyle w:val="Heading2"/>
        <w:rPr>
          <w:ins w:id="369" w:author="hp" w:date="2022-03-29T12:18:00Z"/>
        </w:rPr>
      </w:pPr>
      <w:bookmarkStart w:id="370" w:name="_Toc99448977"/>
      <w:ins w:id="371" w:author="hp" w:date="2022-03-29T12:16:00Z">
        <w:r>
          <w:t>Organisation of report</w:t>
        </w:r>
      </w:ins>
      <w:bookmarkEnd w:id="370"/>
    </w:p>
    <w:p w14:paraId="5266D995" w14:textId="4FA80996" w:rsidR="00CB31F2" w:rsidRPr="005263AB" w:rsidRDefault="00CB31F2" w:rsidP="005263AB">
      <w:pPr>
        <w:rPr>
          <w:lang w:eastAsia="en-US"/>
        </w:rPr>
      </w:pPr>
      <w:ins w:id="372" w:author="hp" w:date="2022-03-29T12:18:00Z">
        <w:r>
          <w:rPr>
            <w:lang w:eastAsia="en-US"/>
          </w:rPr>
          <w:t xml:space="preserve">In this report machine learning support vector analysis has been made and </w:t>
        </w:r>
      </w:ins>
      <w:ins w:id="373" w:author="hp" w:date="2022-03-29T12:21:00Z">
        <w:r w:rsidR="007A7115">
          <w:rPr>
            <w:lang w:eastAsia="en-US"/>
          </w:rPr>
          <w:t xml:space="preserve">descriptive statics analysed in excel sheet beside this binomial theorem inferential statistics has been made as well in excel sheet. </w:t>
        </w:r>
      </w:ins>
    </w:p>
    <w:p w14:paraId="4C3E62F5" w14:textId="77777777" w:rsidR="000440D3" w:rsidRPr="005263AB" w:rsidRDefault="005A0EE3" w:rsidP="005263AB">
      <w:pPr>
        <w:pStyle w:val="Heading1"/>
        <w:rPr>
          <w:rFonts w:ascii="Times New Roman" w:hAnsi="Times New Roman" w:cs="Times New Roman"/>
        </w:rPr>
      </w:pPr>
      <w:r w:rsidRPr="005263AB">
        <w:rPr>
          <w:rFonts w:ascii="Times New Roman" w:hAnsi="Times New Roman" w:cs="Times New Roman"/>
        </w:rPr>
        <w:t xml:space="preserve"> </w:t>
      </w:r>
      <w:bookmarkStart w:id="374" w:name="_Toc99448978"/>
      <w:r w:rsidR="000440D3" w:rsidRPr="005263AB">
        <w:rPr>
          <w:rStyle w:val="Heading2Char"/>
          <w:rFonts w:ascii="Times New Roman" w:hAnsi="Times New Roman" w:cs="Times New Roman"/>
          <w:b/>
          <w:bCs/>
          <w:sz w:val="28"/>
          <w:szCs w:val="28"/>
        </w:rPr>
        <w:t>Literature Review</w:t>
      </w:r>
      <w:bookmarkEnd w:id="374"/>
      <w:r w:rsidR="000440D3" w:rsidRPr="005263AB">
        <w:rPr>
          <w:rFonts w:ascii="Times New Roman" w:hAnsi="Times New Roman" w:cs="Times New Roman"/>
        </w:rPr>
        <w:t xml:space="preserve"> </w:t>
      </w:r>
      <w:r w:rsidRPr="005263AB">
        <w:rPr>
          <w:rFonts w:ascii="Times New Roman" w:hAnsi="Times New Roman" w:cs="Times New Roman"/>
        </w:rPr>
        <w:t xml:space="preserve"> </w:t>
      </w:r>
    </w:p>
    <w:p w14:paraId="106734F6" w14:textId="2D285857" w:rsidR="004E7C70" w:rsidRPr="002F63A9" w:rsidRDefault="00A171B4" w:rsidP="00E20FE7">
      <w:pPr>
        <w:spacing w:after="0"/>
        <w:rPr>
          <w:rFonts w:ascii="Times New Roman" w:eastAsia="Times New Roman" w:hAnsi="Times New Roman" w:cs="Times New Roman"/>
          <w:lang w:val="en-US" w:eastAsia="en-US"/>
        </w:rPr>
      </w:pPr>
      <w:r w:rsidRPr="006660D2">
        <w:rPr>
          <w:rFonts w:ascii="Times New Roman" w:hAnsi="Times New Roman" w:cs="Times New Roman"/>
        </w:rPr>
        <w:t>(Zhou, Z.</w:t>
      </w:r>
      <w:del w:id="375" w:author="hp" w:date="2022-03-30T09:40:00Z">
        <w:r w:rsidRPr="006660D2" w:rsidDel="00D31618">
          <w:rPr>
            <w:rFonts w:ascii="Times New Roman" w:hAnsi="Times New Roman" w:cs="Times New Roman"/>
          </w:rPr>
          <w:delText xml:space="preserve">, </w:delText>
        </w:r>
      </w:del>
      <w:r w:rsidRPr="006660D2">
        <w:rPr>
          <w:rFonts w:ascii="Times New Roman" w:hAnsi="Times New Roman" w:cs="Times New Roman"/>
        </w:rPr>
        <w:t xml:space="preserve">  2017</w:t>
      </w:r>
      <w:r w:rsidR="00186B37" w:rsidRPr="006660D2">
        <w:rPr>
          <w:rFonts w:ascii="Times New Roman" w:hAnsi="Times New Roman" w:cs="Times New Roman"/>
        </w:rPr>
        <w:t>) with</w:t>
      </w:r>
      <w:r w:rsidR="00920405" w:rsidRPr="006660D2">
        <w:rPr>
          <w:rFonts w:ascii="Times New Roman" w:hAnsi="Times New Roman" w:cs="Times New Roman"/>
        </w:rPr>
        <w:t xml:space="preserve"> the growing development of </w:t>
      </w:r>
      <w:r w:rsidR="00186B37" w:rsidRPr="006660D2">
        <w:rPr>
          <w:rFonts w:ascii="Times New Roman" w:hAnsi="Times New Roman" w:cs="Times New Roman"/>
        </w:rPr>
        <w:t>industries</w:t>
      </w:r>
      <w:r w:rsidR="00920405" w:rsidRPr="006660D2">
        <w:rPr>
          <w:rFonts w:ascii="Times New Roman" w:hAnsi="Times New Roman" w:cs="Times New Roman"/>
        </w:rPr>
        <w:t xml:space="preserve"> based </w:t>
      </w:r>
      <w:r w:rsidR="00D8120E" w:rsidRPr="006660D2">
        <w:rPr>
          <w:rFonts w:ascii="Times New Roman" w:hAnsi="Times New Roman" w:cs="Times New Roman"/>
        </w:rPr>
        <w:t>on,</w:t>
      </w:r>
      <w:r w:rsidR="00186B37" w:rsidRPr="006660D2">
        <w:rPr>
          <w:rFonts w:ascii="Times New Roman" w:eastAsia="Times New Roman" w:hAnsi="Times New Roman" w:cs="Times New Roman"/>
        </w:rPr>
        <w:t xml:space="preserve"> the development of UK </w:t>
      </w:r>
      <w:r w:rsidR="00D8120E" w:rsidRPr="005263AB">
        <w:rPr>
          <w:rFonts w:ascii="Times New Roman" w:eastAsia="Times New Roman" w:hAnsi="Times New Roman" w:cs="Times New Roman"/>
        </w:rPr>
        <w:t xml:space="preserve">industries zones to view and visualize the various roles and pattern of industrial application </w:t>
      </w:r>
      <w:r w:rsidR="00B80620" w:rsidRPr="005263AB">
        <w:rPr>
          <w:rFonts w:ascii="Times New Roman" w:eastAsia="Times New Roman" w:hAnsi="Times New Roman" w:cs="Times New Roman"/>
        </w:rPr>
        <w:t>to view the various data items in certain condition</w:t>
      </w:r>
      <w:r w:rsidR="006851D5" w:rsidRPr="002F63A9">
        <w:rPr>
          <w:rFonts w:ascii="Times New Roman" w:eastAsia="Times New Roman" w:hAnsi="Times New Roman" w:cs="Times New Roman"/>
        </w:rPr>
        <w:t xml:space="preserve">, the collection of data analytics </w:t>
      </w:r>
      <w:r w:rsidR="00E04CE3" w:rsidRPr="002F63A9">
        <w:rPr>
          <w:rFonts w:ascii="Times New Roman" w:eastAsia="Times New Roman" w:hAnsi="Times New Roman" w:cs="Times New Roman"/>
        </w:rPr>
        <w:t xml:space="preserve">to measure the air quality analysis with detail and temporal analysis </w:t>
      </w:r>
      <w:r w:rsidR="00B422DB" w:rsidRPr="002F63A9">
        <w:rPr>
          <w:rFonts w:ascii="Times New Roman" w:eastAsia="Times New Roman" w:hAnsi="Times New Roman" w:cs="Times New Roman"/>
        </w:rPr>
        <w:t xml:space="preserve">to explore the major areas of pollution to find out the decision making </w:t>
      </w:r>
      <w:r w:rsidR="00056D5B" w:rsidRPr="002F63A9">
        <w:rPr>
          <w:rFonts w:ascii="Times New Roman" w:eastAsia="Times New Roman" w:hAnsi="Times New Roman" w:cs="Times New Roman"/>
        </w:rPr>
        <w:t xml:space="preserve">to find the efficient solutions. </w:t>
      </w:r>
      <w:r w:rsidR="0000667D" w:rsidRPr="002F63A9">
        <w:rPr>
          <w:rFonts w:ascii="Times New Roman" w:eastAsia="Times New Roman" w:hAnsi="Times New Roman" w:cs="Times New Roman"/>
        </w:rPr>
        <w:t xml:space="preserve">The author designed with visual data </w:t>
      </w:r>
      <w:r w:rsidR="0000667D" w:rsidRPr="002F63A9">
        <w:rPr>
          <w:rFonts w:ascii="Times New Roman" w:eastAsia="Times New Roman" w:hAnsi="Times New Roman" w:cs="Times New Roman"/>
        </w:rPr>
        <w:lastRenderedPageBreak/>
        <w:t xml:space="preserve">analysis, to visualize the data analytics system in order to monitor the station of various system to check and predict the 2D plot by uses the hirerechail clustering method with multidimensional </w:t>
      </w:r>
      <w:r w:rsidR="007552F9" w:rsidRPr="002F63A9">
        <w:rPr>
          <w:rFonts w:ascii="Times New Roman" w:eastAsia="Times New Roman" w:hAnsi="Times New Roman" w:cs="Times New Roman"/>
        </w:rPr>
        <w:t>multiscaling</w:t>
      </w:r>
      <w:r w:rsidR="0000667D" w:rsidRPr="002F63A9">
        <w:rPr>
          <w:rFonts w:ascii="Times New Roman" w:eastAsia="Times New Roman" w:hAnsi="Times New Roman" w:cs="Times New Roman"/>
        </w:rPr>
        <w:t xml:space="preserve"> method of statistical analysis </w:t>
      </w:r>
      <w:r w:rsidR="007552F9" w:rsidRPr="002F63A9">
        <w:rPr>
          <w:rFonts w:ascii="Times New Roman" w:eastAsia="Times New Roman" w:hAnsi="Times New Roman" w:cs="Times New Roman"/>
        </w:rPr>
        <w:t>framework</w:t>
      </w:r>
      <w:r w:rsidR="0000667D" w:rsidRPr="002F63A9">
        <w:rPr>
          <w:rFonts w:ascii="Times New Roman" w:eastAsia="Times New Roman" w:hAnsi="Times New Roman" w:cs="Times New Roman"/>
        </w:rPr>
        <w:t xml:space="preserve"> </w:t>
      </w:r>
      <w:r w:rsidR="007552F9" w:rsidRPr="002F63A9">
        <w:rPr>
          <w:rFonts w:ascii="Times New Roman" w:eastAsia="Times New Roman" w:hAnsi="Times New Roman" w:cs="Times New Roman"/>
        </w:rPr>
        <w:t xml:space="preserve">including voronoi diagram with storyline visualization with various attributes of data analytics scaling </w:t>
      </w:r>
      <w:r w:rsidR="0078047C" w:rsidRPr="002F63A9">
        <w:rPr>
          <w:rFonts w:ascii="Times New Roman" w:eastAsia="Times New Roman" w:hAnsi="Times New Roman" w:cs="Times New Roman"/>
        </w:rPr>
        <w:t xml:space="preserve">to explore the time scale data. </w:t>
      </w:r>
      <w:r w:rsidR="005B3C68" w:rsidRPr="002F63A9">
        <w:rPr>
          <w:rFonts w:ascii="Times New Roman" w:eastAsia="Times New Roman" w:hAnsi="Times New Roman" w:cs="Times New Roman"/>
        </w:rPr>
        <w:t xml:space="preserve"> (</w:t>
      </w:r>
      <w:r w:rsidR="005B3C68" w:rsidRPr="002F63A9">
        <w:rPr>
          <w:rFonts w:ascii="Times New Roman" w:eastAsia="Times New Roman" w:hAnsi="Times New Roman" w:cs="Times New Roman"/>
          <w:lang w:val="en-US" w:eastAsia="en-US"/>
        </w:rPr>
        <w:t xml:space="preserve">Ivanova¹, D. Elenkov, A., 2019).  </w:t>
      </w:r>
      <w:r w:rsidR="008C212F" w:rsidRPr="002F63A9">
        <w:rPr>
          <w:rFonts w:ascii="Times New Roman" w:eastAsia="Times New Roman" w:hAnsi="Times New Roman" w:cs="Times New Roman"/>
          <w:lang w:val="en-US" w:eastAsia="en-US"/>
        </w:rPr>
        <w:t xml:space="preserve">This paper explores the machine learning prediction method </w:t>
      </w:r>
      <w:r w:rsidR="00F52BBA" w:rsidRPr="002F63A9">
        <w:rPr>
          <w:rFonts w:ascii="Times New Roman" w:eastAsia="Times New Roman" w:hAnsi="Times New Roman" w:cs="Times New Roman"/>
          <w:lang w:val="en-US" w:eastAsia="en-US"/>
        </w:rPr>
        <w:t xml:space="preserve">for IOT platform to investigate the Raspberry PI to analyze the various of pollutants </w:t>
      </w:r>
      <w:r w:rsidR="00256DF4" w:rsidRPr="002F63A9">
        <w:rPr>
          <w:rFonts w:ascii="Times New Roman" w:eastAsia="Times New Roman" w:hAnsi="Times New Roman" w:cs="Times New Roman"/>
          <w:lang w:val="en-US" w:eastAsia="en-US"/>
        </w:rPr>
        <w:t xml:space="preserve">in the air based on big data analytics the conceptual model of proposed system analyzed and predict the </w:t>
      </w:r>
      <w:r w:rsidR="008510C9" w:rsidRPr="002F63A9">
        <w:rPr>
          <w:rFonts w:ascii="Times New Roman" w:eastAsia="Times New Roman" w:hAnsi="Times New Roman" w:cs="Times New Roman"/>
          <w:lang w:val="en-US" w:eastAsia="en-US"/>
        </w:rPr>
        <w:t xml:space="preserve">experimental framework </w:t>
      </w:r>
      <w:r w:rsidR="00E63055" w:rsidRPr="002F63A9">
        <w:rPr>
          <w:rFonts w:ascii="Times New Roman" w:eastAsia="Times New Roman" w:hAnsi="Times New Roman" w:cs="Times New Roman"/>
          <w:lang w:val="en-US" w:eastAsia="en-US"/>
        </w:rPr>
        <w:t>which</w:t>
      </w:r>
      <w:bookmarkStart w:id="376" w:name="_GoBack"/>
      <w:bookmarkEnd w:id="376"/>
      <w:r w:rsidR="00E63055" w:rsidRPr="002F63A9">
        <w:rPr>
          <w:rFonts w:ascii="Times New Roman" w:eastAsia="Times New Roman" w:hAnsi="Times New Roman" w:cs="Times New Roman"/>
          <w:lang w:val="en-US" w:eastAsia="en-US"/>
        </w:rPr>
        <w:t xml:space="preserve"> was </w:t>
      </w:r>
      <w:r w:rsidR="00E20FE7" w:rsidRPr="002F63A9">
        <w:rPr>
          <w:rFonts w:ascii="Times New Roman" w:eastAsia="Times New Roman" w:hAnsi="Times New Roman" w:cs="Times New Roman"/>
          <w:lang w:val="en-US" w:eastAsia="en-US"/>
        </w:rPr>
        <w:t>designed</w:t>
      </w:r>
      <w:r w:rsidR="00E63055" w:rsidRPr="002F63A9">
        <w:rPr>
          <w:rFonts w:ascii="Times New Roman" w:eastAsia="Times New Roman" w:hAnsi="Times New Roman" w:cs="Times New Roman"/>
          <w:lang w:val="en-US" w:eastAsia="en-US"/>
        </w:rPr>
        <w:t xml:space="preserve"> for verification and validation system that achieve to predict and analyze the statistical modeling based analysis method to analyze the IOT system data in real time sensing devices which was connected on the physical locations of the regions that connected with the internet technology system. </w:t>
      </w:r>
      <w:r w:rsidR="00951A42" w:rsidRPr="002F63A9">
        <w:rPr>
          <w:rFonts w:ascii="Times New Roman" w:eastAsia="Times New Roman" w:hAnsi="Times New Roman" w:cs="Times New Roman"/>
          <w:lang w:val="en-US" w:eastAsia="en-US"/>
        </w:rPr>
        <w:t>The</w:t>
      </w:r>
      <w:r w:rsidR="00286D37" w:rsidRPr="002F63A9">
        <w:rPr>
          <w:rFonts w:ascii="Times New Roman" w:eastAsia="Times New Roman" w:hAnsi="Times New Roman" w:cs="Times New Roman"/>
          <w:lang w:val="en-US" w:eastAsia="en-US"/>
        </w:rPr>
        <w:t xml:space="preserve"> dataset was provided to analyze and predict </w:t>
      </w:r>
      <w:r w:rsidR="008D399D" w:rsidRPr="002F63A9">
        <w:rPr>
          <w:rFonts w:ascii="Times New Roman" w:eastAsia="Times New Roman" w:hAnsi="Times New Roman" w:cs="Times New Roman"/>
          <w:lang w:val="en-US" w:eastAsia="en-US"/>
        </w:rPr>
        <w:t>the executive</w:t>
      </w:r>
      <w:r w:rsidR="003770BC" w:rsidRPr="002F63A9">
        <w:rPr>
          <w:rFonts w:ascii="Times New Roman" w:eastAsia="Times New Roman" w:hAnsi="Times New Roman" w:cs="Times New Roman"/>
          <w:lang w:val="en-US" w:eastAsia="en-US"/>
        </w:rPr>
        <w:t xml:space="preserve"> environment agency which is ministry of environment and water in Bulgaria region. </w:t>
      </w:r>
      <w:r w:rsidR="008540EC" w:rsidRPr="002F63A9">
        <w:rPr>
          <w:rFonts w:ascii="Times New Roman" w:eastAsia="Times New Roman" w:hAnsi="Times New Roman" w:cs="Times New Roman"/>
          <w:lang w:val="en-US" w:eastAsia="en-US"/>
        </w:rPr>
        <w:t>(</w:t>
      </w:r>
      <w:r w:rsidR="008540EC" w:rsidRPr="002F63A9">
        <w:rPr>
          <w:rFonts w:ascii="Times New Roman" w:hAnsi="Times New Roman" w:cs="Times New Roman"/>
        </w:rPr>
        <w:t>Du, Y., Ma, C. 2017</w:t>
      </w:r>
      <w:r w:rsidR="008D399D" w:rsidRPr="002F63A9">
        <w:rPr>
          <w:rFonts w:ascii="Times New Roman" w:hAnsi="Times New Roman" w:cs="Times New Roman"/>
        </w:rPr>
        <w:t>) the</w:t>
      </w:r>
      <w:r w:rsidR="0021055C" w:rsidRPr="002F63A9">
        <w:rPr>
          <w:rFonts w:ascii="Times New Roman" w:hAnsi="Times New Roman" w:cs="Times New Roman"/>
        </w:rPr>
        <w:t xml:space="preserve"> development of advanced multimodel scaling system in order to achieve the air quality and pollution quality monitory system of smart cities based in UK region, various smart cities connected with IOT based system to analyse and predict the system of motion that exists in the advance air system in UK. </w:t>
      </w:r>
      <w:r w:rsidR="008D399D" w:rsidRPr="002F63A9">
        <w:rPr>
          <w:rFonts w:ascii="Times New Roman" w:hAnsi="Times New Roman" w:cs="Times New Roman"/>
        </w:rPr>
        <w:t xml:space="preserve">The air quality has been monitor and </w:t>
      </w:r>
      <w:r w:rsidR="00010225" w:rsidRPr="002F63A9">
        <w:rPr>
          <w:rFonts w:ascii="Times New Roman" w:hAnsi="Times New Roman" w:cs="Times New Roman"/>
        </w:rPr>
        <w:t>analyse</w:t>
      </w:r>
      <w:r w:rsidR="008D399D" w:rsidRPr="002F63A9">
        <w:rPr>
          <w:rFonts w:ascii="Times New Roman" w:hAnsi="Times New Roman" w:cs="Times New Roman"/>
        </w:rPr>
        <w:t xml:space="preserve"> with the help of machine learning modelling method and statistical scaling </w:t>
      </w:r>
      <w:r w:rsidR="00010225" w:rsidRPr="002F63A9">
        <w:rPr>
          <w:rFonts w:ascii="Times New Roman" w:hAnsi="Times New Roman" w:cs="Times New Roman"/>
        </w:rPr>
        <w:t xml:space="preserve">method, statistical regression model has been designed to view the future forecast of the existing dataset and also predict the different level of air in the region. </w:t>
      </w:r>
      <w:r w:rsidR="005C7246" w:rsidRPr="002F63A9">
        <w:rPr>
          <w:rFonts w:ascii="Times New Roman" w:hAnsi="Times New Roman" w:cs="Times New Roman"/>
        </w:rPr>
        <w:t xml:space="preserve">The statistical explore the various integrated method such as map based view, calendar view and trend view to guide the analysis all of the mentioned visual method </w:t>
      </w:r>
      <w:r w:rsidR="00876B34" w:rsidRPr="002F63A9">
        <w:rPr>
          <w:rFonts w:ascii="Times New Roman" w:hAnsi="Times New Roman" w:cs="Times New Roman"/>
        </w:rPr>
        <w:t>has been used to display the dataset location of interest and calendar of trends to view the discover linear periodical patterns, the system provides the various systematic tools that the data of size with different pattern of interest, the method of visual analytics that helps to assist the method of big data analytics in real world application such as air quality monitoring and mapping system.</w:t>
      </w:r>
      <w:moveFromRangeStart w:id="377" w:author="hp" w:date="2022-03-29T12:16:00Z" w:name="move99448626"/>
      <w:moveFrom w:id="378" w:author="hp" w:date="2022-03-29T12:16:00Z">
        <w:r w:rsidR="00876B34" w:rsidRPr="002F63A9" w:rsidDel="006660D2">
          <w:rPr>
            <w:rFonts w:ascii="Times New Roman" w:hAnsi="Times New Roman" w:cs="Times New Roman"/>
          </w:rPr>
          <w:t xml:space="preserve"> </w:t>
        </w:r>
        <w:r w:rsidR="004E7C70" w:rsidRPr="002F63A9" w:rsidDel="006660D2">
          <w:rPr>
            <w:rFonts w:ascii="Times New Roman" w:eastAsia="Times New Roman" w:hAnsi="Times New Roman" w:cs="Times New Roman"/>
            <w:lang w:val="en-US" w:eastAsia="en-US"/>
          </w:rPr>
          <w:t xml:space="preserve">(Rollo, F., Sudharsan, 2021)  </w:t>
        </w:r>
        <w:r w:rsidR="001C232E" w:rsidRPr="002F63A9" w:rsidDel="006660D2">
          <w:rPr>
            <w:rFonts w:ascii="Times New Roman" w:eastAsia="Times New Roman" w:hAnsi="Times New Roman" w:cs="Times New Roman"/>
            <w:lang w:val="en-US" w:eastAsia="en-US"/>
          </w:rPr>
          <w:t xml:space="preserve">air quality sensor data acquisition to clean and monitor the air quality sensor data </w:t>
        </w:r>
        <w:r w:rsidR="005E1C5F" w:rsidRPr="002F63A9" w:rsidDel="006660D2">
          <w:rPr>
            <w:rFonts w:ascii="Times New Roman" w:eastAsia="Times New Roman" w:hAnsi="Times New Roman" w:cs="Times New Roman"/>
            <w:lang w:val="en-US" w:eastAsia="en-US"/>
          </w:rPr>
          <w:t xml:space="preserve">with the help of IOT system, smart cities and develop cities organized with IOT system that </w:t>
        </w:r>
        <w:r w:rsidR="0098794D" w:rsidRPr="002F63A9" w:rsidDel="006660D2">
          <w:rPr>
            <w:rFonts w:ascii="Times New Roman" w:eastAsia="Times New Roman" w:hAnsi="Times New Roman" w:cs="Times New Roman"/>
            <w:lang w:val="en-US" w:eastAsia="en-US"/>
          </w:rPr>
          <w:t>centrally</w:t>
        </w:r>
        <w:r w:rsidR="005E1C5F" w:rsidRPr="002F63A9" w:rsidDel="006660D2">
          <w:rPr>
            <w:rFonts w:ascii="Times New Roman" w:eastAsia="Times New Roman" w:hAnsi="Times New Roman" w:cs="Times New Roman"/>
            <w:lang w:val="en-US" w:eastAsia="en-US"/>
          </w:rPr>
          <w:t xml:space="preserve"> connected with the internal internet technology of UK government to support the environment system. </w:t>
        </w:r>
        <w:r w:rsidR="00E7631A" w:rsidRPr="002F63A9" w:rsidDel="006660D2">
          <w:rPr>
            <w:rFonts w:ascii="Times New Roman" w:eastAsia="Times New Roman" w:hAnsi="Times New Roman" w:cs="Times New Roman"/>
            <w:lang w:val="en-US" w:eastAsia="en-US"/>
          </w:rPr>
          <w:t xml:space="preserve">the primary development of air quality which used to monitor the importance of sustainable lifestyles with planned activity of corrective actions, the paper present the designed activity of end to end implementation of real world urban cities data collection which has been analyzed and predicted on machine learning and statistical method in order to achieve the data analytics framework. </w:t>
        </w:r>
        <w:r w:rsidR="00DD50E4" w:rsidRPr="002F63A9" w:rsidDel="006660D2">
          <w:rPr>
            <w:rFonts w:ascii="Times New Roman" w:eastAsia="Times New Roman" w:hAnsi="Times New Roman" w:cs="Times New Roman"/>
            <w:lang w:val="en-US" w:eastAsia="en-US"/>
          </w:rPr>
          <w:t xml:space="preserve">Various European project based in Italy and UK cities that uses to organize the smart cities with the help of smart machine learning and artificial intelligence based prediction method </w:t>
        </w:r>
        <w:r w:rsidR="000C51B3" w:rsidRPr="002F63A9" w:rsidDel="006660D2">
          <w:rPr>
            <w:rFonts w:ascii="Times New Roman" w:eastAsia="Times New Roman" w:hAnsi="Times New Roman" w:cs="Times New Roman"/>
            <w:lang w:val="en-US" w:eastAsia="en-US"/>
          </w:rPr>
          <w:t xml:space="preserve">the low cost multi sensor IOT devices including LORA network setup with data collection of LORA server database, machine learning based </w:t>
        </w:r>
        <w:r w:rsidR="002E0608" w:rsidRPr="002F63A9" w:rsidDel="006660D2">
          <w:rPr>
            <w:rFonts w:ascii="Times New Roman" w:eastAsia="Times New Roman" w:hAnsi="Times New Roman" w:cs="Times New Roman"/>
            <w:lang w:val="en-US" w:eastAsia="en-US"/>
          </w:rPr>
          <w:t>anomaly</w:t>
        </w:r>
        <w:r w:rsidR="000C51B3" w:rsidRPr="002F63A9" w:rsidDel="006660D2">
          <w:rPr>
            <w:rFonts w:ascii="Times New Roman" w:eastAsia="Times New Roman" w:hAnsi="Times New Roman" w:cs="Times New Roman"/>
            <w:lang w:val="en-US" w:eastAsia="en-US"/>
          </w:rPr>
          <w:t xml:space="preserve"> detection method used to analyze the air cleaning, pollution detection, traffic crowd detection by using the sensor method. </w:t>
        </w:r>
      </w:moveFrom>
      <w:moveFromRangeEnd w:id="377"/>
      <w:r w:rsidR="006B290F" w:rsidRPr="002F63A9">
        <w:rPr>
          <w:rFonts w:ascii="Times New Roman" w:eastAsia="Times New Roman" w:hAnsi="Times New Roman" w:cs="Times New Roman"/>
          <w:lang w:val="en-US" w:eastAsia="en-US"/>
        </w:rPr>
        <w:t xml:space="preserve">  (Molka-Danielsen, J., Engelseth,  2017),  </w:t>
      </w:r>
      <w:r w:rsidR="004252AD" w:rsidRPr="002F63A9">
        <w:rPr>
          <w:rFonts w:ascii="Times New Roman" w:eastAsia="Times New Roman" w:hAnsi="Times New Roman" w:cs="Times New Roman"/>
          <w:lang w:val="en-US" w:eastAsia="en-US"/>
        </w:rPr>
        <w:t xml:space="preserve">indoor and outdoor air quality system has been measured and analyzed with machine learning method, to measure the air temperature level quality of air zone level, to measure the carbon dioxide system to comport the medical zones various medical health has been analyzed </w:t>
      </w:r>
      <w:r w:rsidR="00225CD9" w:rsidRPr="002F63A9">
        <w:rPr>
          <w:rFonts w:ascii="Times New Roman" w:eastAsia="Times New Roman" w:hAnsi="Times New Roman" w:cs="Times New Roman"/>
          <w:lang w:val="en-US" w:eastAsia="en-US"/>
        </w:rPr>
        <w:t xml:space="preserve">the perceived level of workers has been unhurried and examine reaction of heart rate detection the confined space method to measure the various air reactions and future forecasting has been measured with was based on blood pressure and headache attack. </w:t>
      </w:r>
      <w:del w:id="379" w:author="hp" w:date="2022-03-29T12:17:00Z">
        <w:r w:rsidR="00225CD9" w:rsidRPr="002F63A9" w:rsidDel="006660D2">
          <w:rPr>
            <w:rFonts w:ascii="Times New Roman" w:eastAsia="Times New Roman" w:hAnsi="Times New Roman" w:cs="Times New Roman"/>
            <w:lang w:val="en-US" w:eastAsia="en-US"/>
          </w:rPr>
          <w:delText xml:space="preserve">The specialized and organized method monitor the work environmental including limited period of time, central effective decision making with data analytics with potential data analysis approach </w:delText>
        </w:r>
        <w:r w:rsidR="00780B1B" w:rsidRPr="002F63A9" w:rsidDel="006660D2">
          <w:rPr>
            <w:rFonts w:ascii="Times New Roman" w:eastAsia="Times New Roman" w:hAnsi="Times New Roman" w:cs="Times New Roman"/>
            <w:lang w:val="en-US" w:eastAsia="en-US"/>
          </w:rPr>
          <w:delText xml:space="preserve">the research going to present the big data analytics in terms of monitor the air quality system with potential </w:delText>
        </w:r>
        <w:r w:rsidR="00C557A8" w:rsidRPr="002F63A9" w:rsidDel="006660D2">
          <w:rPr>
            <w:rFonts w:ascii="Times New Roman" w:eastAsia="Times New Roman" w:hAnsi="Times New Roman" w:cs="Times New Roman"/>
            <w:lang w:val="en-US" w:eastAsia="en-US"/>
          </w:rPr>
          <w:delText>industrial</w:delText>
        </w:r>
        <w:r w:rsidR="00780B1B" w:rsidRPr="002F63A9" w:rsidDel="006660D2">
          <w:rPr>
            <w:rFonts w:ascii="Times New Roman" w:eastAsia="Times New Roman" w:hAnsi="Times New Roman" w:cs="Times New Roman"/>
            <w:lang w:val="en-US" w:eastAsia="en-US"/>
          </w:rPr>
          <w:delText xml:space="preserve"> workshops </w:delText>
        </w:r>
        <w:r w:rsidR="00C557A8" w:rsidRPr="002F63A9" w:rsidDel="006660D2">
          <w:rPr>
            <w:rFonts w:ascii="Times New Roman" w:eastAsia="Times New Roman" w:hAnsi="Times New Roman" w:cs="Times New Roman"/>
            <w:lang w:val="en-US" w:eastAsia="en-US"/>
          </w:rPr>
          <w:delText xml:space="preserve">to analyst the big data problem in order, the effective decision making method </w:delText>
        </w:r>
        <w:r w:rsidR="00044259" w:rsidRPr="002F63A9" w:rsidDel="006660D2">
          <w:rPr>
            <w:rFonts w:ascii="Times New Roman" w:eastAsia="Times New Roman" w:hAnsi="Times New Roman" w:cs="Times New Roman"/>
            <w:lang w:val="en-US" w:eastAsia="en-US"/>
          </w:rPr>
          <w:delText xml:space="preserve">with regional of shipping industry in Norway the performance of employees has been measured to analyze the risk factor of shipping company to manage the good and effective supply chain management. </w:delText>
        </w:r>
        <w:r w:rsidR="00C557A8" w:rsidRPr="002F63A9" w:rsidDel="006660D2">
          <w:rPr>
            <w:rFonts w:ascii="Times New Roman" w:eastAsia="Times New Roman" w:hAnsi="Times New Roman" w:cs="Times New Roman"/>
            <w:lang w:val="en-US" w:eastAsia="en-US"/>
          </w:rPr>
          <w:delText xml:space="preserve"> </w:delText>
        </w:r>
      </w:del>
      <w:moveFromRangeStart w:id="380" w:author="hp" w:date="2022-03-29T12:17:00Z" w:name="move99448684"/>
      <w:moveFrom w:id="381" w:author="hp" w:date="2022-03-29T12:17:00Z">
        <w:del w:id="382" w:author="hp" w:date="2022-03-29T12:17:00Z">
          <w:r w:rsidR="00EE2B5F" w:rsidRPr="002F63A9" w:rsidDel="006660D2">
            <w:rPr>
              <w:rFonts w:ascii="Times New Roman" w:eastAsia="Times New Roman" w:hAnsi="Times New Roman" w:cs="Times New Roman"/>
              <w:lang w:val="en-US" w:eastAsia="en-US"/>
            </w:rPr>
            <w:delText>(Kang, G.K., Gao, J.Z., 2018)</w:delText>
          </w:r>
          <w:r w:rsidR="00E20FE7" w:rsidRPr="002F63A9" w:rsidDel="006660D2">
            <w:rPr>
              <w:rFonts w:ascii="Times New Roman" w:eastAsia="Times New Roman" w:hAnsi="Times New Roman" w:cs="Times New Roman"/>
              <w:lang w:val="en-US" w:eastAsia="en-US"/>
            </w:rPr>
            <w:delText xml:space="preserve"> </w:delText>
          </w:r>
          <w:r w:rsidR="00D17B5E" w:rsidRPr="002F63A9" w:rsidDel="006660D2">
            <w:rPr>
              <w:rFonts w:ascii="Times New Roman" w:eastAsia="Times New Roman" w:hAnsi="Times New Roman" w:cs="Times New Roman"/>
              <w:lang w:val="en-US" w:eastAsia="en-US"/>
            </w:rPr>
            <w:delText xml:space="preserve">various researcher has been predicted and analyzed the air quality system </w:delText>
          </w:r>
          <w:r w:rsidR="0005372E" w:rsidRPr="002F63A9" w:rsidDel="006660D2">
            <w:rPr>
              <w:rFonts w:ascii="Times New Roman" w:eastAsia="Times New Roman" w:hAnsi="Times New Roman" w:cs="Times New Roman"/>
              <w:lang w:val="en-US" w:eastAsia="en-US"/>
            </w:rPr>
            <w:delText xml:space="preserve">the most essential activities has been achieved to get the answer of urban industrial solution, air quality prediction and evaluation method has become the essential the evaluation </w:delText>
          </w:r>
          <w:r w:rsidR="00082229" w:rsidRPr="002F63A9" w:rsidDel="006660D2">
            <w:rPr>
              <w:rFonts w:ascii="Times New Roman" w:eastAsia="Times New Roman" w:hAnsi="Times New Roman" w:cs="Times New Roman"/>
              <w:lang w:val="en-US" w:eastAsia="en-US"/>
            </w:rPr>
            <w:delText xml:space="preserve">air quality has been predicted on different time scale pattern in winter and summer season to analyze the temperature scaling pattern the approach of big data analytics application </w:delText>
          </w:r>
          <w:r w:rsidR="0005372E" w:rsidRPr="002F63A9" w:rsidDel="006660D2">
            <w:rPr>
              <w:rFonts w:ascii="Times New Roman" w:eastAsia="Times New Roman" w:hAnsi="Times New Roman" w:cs="Times New Roman"/>
              <w:lang w:val="en-US" w:eastAsia="en-US"/>
            </w:rPr>
            <w:delText xml:space="preserve"> </w:delText>
          </w:r>
          <w:r w:rsidR="002C2585" w:rsidRPr="002F63A9" w:rsidDel="006660D2">
            <w:rPr>
              <w:rFonts w:ascii="Times New Roman" w:eastAsia="Times New Roman" w:hAnsi="Times New Roman" w:cs="Times New Roman"/>
              <w:lang w:val="en-US" w:eastAsia="en-US"/>
            </w:rPr>
            <w:delText xml:space="preserve">using the machine learning method to monitor the air quality forecasting the resultant air quality evaluation using artificial intelligence method including decision tree, deep learning method to analyze and </w:delText>
          </w:r>
          <w:r w:rsidR="00001A7F" w:rsidRPr="002F63A9" w:rsidDel="006660D2">
            <w:rPr>
              <w:rFonts w:ascii="Times New Roman" w:eastAsia="Times New Roman" w:hAnsi="Times New Roman" w:cs="Times New Roman"/>
              <w:lang w:val="en-US" w:eastAsia="en-US"/>
            </w:rPr>
            <w:delText xml:space="preserve">predict the big data analytics by using the python programming tool. </w:delText>
          </w:r>
          <w:r w:rsidR="00F37557" w:rsidRPr="002F63A9" w:rsidDel="006660D2">
            <w:rPr>
              <w:rFonts w:ascii="Times New Roman" w:eastAsia="Times New Roman" w:hAnsi="Times New Roman" w:cs="Times New Roman"/>
              <w:lang w:val="en-US" w:eastAsia="en-US"/>
            </w:rPr>
            <w:delText>(Liao, Z., Peng, Y., 2014</w:delText>
          </w:r>
          <w:r w:rsidR="000E24EB" w:rsidRPr="002F63A9" w:rsidDel="006660D2">
            <w:rPr>
              <w:rFonts w:ascii="Times New Roman" w:eastAsia="Times New Roman" w:hAnsi="Times New Roman" w:cs="Times New Roman"/>
              <w:lang w:val="en-US" w:eastAsia="en-US"/>
            </w:rPr>
            <w:delText xml:space="preserve">) </w:delText>
          </w:r>
          <w:r w:rsidR="0048302F" w:rsidRPr="002F63A9" w:rsidDel="006660D2">
            <w:rPr>
              <w:rFonts w:ascii="Times New Roman" w:eastAsia="Times New Roman" w:hAnsi="Times New Roman" w:cs="Times New Roman"/>
              <w:lang w:val="en-US" w:eastAsia="en-US"/>
            </w:rPr>
            <w:delText xml:space="preserve">the evaluation of urban healthcare system was analyzed on machine learning method, </w:delText>
          </w:r>
          <w:r w:rsidR="00141A47" w:rsidRPr="002F63A9" w:rsidDel="006660D2">
            <w:rPr>
              <w:rFonts w:ascii="Times New Roman" w:eastAsia="Times New Roman" w:hAnsi="Times New Roman" w:cs="Times New Roman"/>
              <w:lang w:val="en-US" w:eastAsia="en-US"/>
            </w:rPr>
            <w:delText xml:space="preserve">including crowd source and cloud based air quality indicators to achieve the resultant </w:delText>
          </w:r>
          <w:r w:rsidR="000E59EC" w:rsidRPr="002F63A9" w:rsidDel="006660D2">
            <w:rPr>
              <w:rFonts w:ascii="Times New Roman" w:eastAsia="Times New Roman" w:hAnsi="Times New Roman" w:cs="Times New Roman"/>
              <w:lang w:val="en-US" w:eastAsia="en-US"/>
            </w:rPr>
            <w:delText>of air level of urban &amp; smart cities, the helping aid technology which was based on AI technology IOT system deeply involved with this system to admire the technology which support the big data analytics system in real time sensor</w:delText>
          </w:r>
        </w:del>
      </w:moveFrom>
      <w:moveFromRangeEnd w:id="380"/>
      <w:del w:id="383" w:author="hp" w:date="2022-03-29T12:17:00Z">
        <w:r w:rsidR="000E59EC" w:rsidRPr="002F63A9" w:rsidDel="006660D2">
          <w:rPr>
            <w:rFonts w:ascii="Times New Roman" w:eastAsia="Times New Roman" w:hAnsi="Times New Roman" w:cs="Times New Roman"/>
            <w:lang w:val="en-US" w:eastAsia="en-US"/>
          </w:rPr>
          <w:delText xml:space="preserve">. </w:delText>
        </w:r>
        <w:r w:rsidR="001535A9" w:rsidRPr="002F63A9" w:rsidDel="006660D2">
          <w:rPr>
            <w:rFonts w:ascii="Times New Roman" w:eastAsia="Times New Roman" w:hAnsi="Times New Roman" w:cs="Times New Roman"/>
            <w:lang w:val="en-US" w:eastAsia="en-US"/>
          </w:rPr>
          <w:delText xml:space="preserve">Thus the air qualities in cities has been measure and analyzed through metrological sites, mobile data sources, crowdsourcing, including IOT sensor along with user body </w:delText>
        </w:r>
        <w:r w:rsidR="00DA282A" w:rsidRPr="002F63A9" w:rsidDel="006660D2">
          <w:rPr>
            <w:rFonts w:ascii="Times New Roman" w:eastAsia="Times New Roman" w:hAnsi="Times New Roman" w:cs="Times New Roman"/>
            <w:lang w:val="en-US" w:eastAsia="en-US"/>
          </w:rPr>
          <w:delText xml:space="preserve">signals the artificial intelligence based smart urban cities measure the data quality data preparation has been achieved through the artificial intelligence method </w:delText>
        </w:r>
        <w:r w:rsidR="00AE32A4" w:rsidRPr="002F63A9" w:rsidDel="006660D2">
          <w:rPr>
            <w:rFonts w:ascii="Times New Roman" w:eastAsia="Times New Roman" w:hAnsi="Times New Roman" w:cs="Times New Roman"/>
            <w:lang w:val="en-US" w:eastAsia="en-US"/>
          </w:rPr>
          <w:delText xml:space="preserve">to support the healthcare department of internal cities zone. </w:delText>
        </w:r>
      </w:del>
    </w:p>
    <w:p w14:paraId="626780AE" w14:textId="0F026880" w:rsidR="00D10042" w:rsidRPr="002F63A9" w:rsidDel="00F36A34" w:rsidRDefault="00D10042" w:rsidP="00E20FE7">
      <w:pPr>
        <w:spacing w:after="0"/>
        <w:rPr>
          <w:del w:id="384" w:author="hp" w:date="2022-03-29T12:22:00Z"/>
          <w:rFonts w:ascii="Times New Roman" w:hAnsi="Times New Roman" w:cs="Times New Roman"/>
        </w:rPr>
      </w:pPr>
      <w:bookmarkStart w:id="385" w:name="_Toc99448979"/>
      <w:bookmarkEnd w:id="385"/>
    </w:p>
    <w:p w14:paraId="37C07FB5" w14:textId="77777777" w:rsidR="000440D3" w:rsidRPr="002F63A9" w:rsidRDefault="000440D3">
      <w:pPr>
        <w:pStyle w:val="Heading1"/>
        <w:rPr>
          <w:rFonts w:ascii="Times New Roman" w:hAnsi="Times New Roman" w:cs="Times New Roman"/>
          <w:rPrChange w:id="386" w:author="hp" w:date="2022-03-29T12:15:00Z">
            <w:rPr>
              <w:rFonts w:ascii="Times New Roman" w:eastAsia="MS Mincho" w:hAnsi="Times New Roman" w:cs="Times New Roman"/>
            </w:rPr>
          </w:rPrChange>
        </w:rPr>
        <w:pPrChange w:id="387" w:author="hp" w:date="2022-03-29T12:13:00Z">
          <w:pPr>
            <w:spacing w:beforeAutospacing="1" w:afterAutospacing="1"/>
            <w:jc w:val="both"/>
          </w:pPr>
        </w:pPrChange>
      </w:pPr>
      <w:bookmarkStart w:id="388" w:name="_Toc99448980"/>
      <w:r w:rsidRPr="002F63A9">
        <w:rPr>
          <w:rStyle w:val="Heading2Char"/>
          <w:rFonts w:ascii="Times New Roman" w:hAnsi="Times New Roman" w:cs="Times New Roman"/>
          <w:b/>
          <w:bCs/>
          <w:sz w:val="28"/>
          <w:szCs w:val="28"/>
          <w:rPrChange w:id="389" w:author="hp" w:date="2022-03-29T12:15:00Z">
            <w:rPr>
              <w:rStyle w:val="Heading2Char"/>
              <w:rFonts w:ascii="Times New Roman" w:eastAsia="Times New Roman" w:hAnsi="Times New Roman" w:cs="Times New Roman"/>
              <w:b w:val="0"/>
              <w:bCs w:val="0"/>
              <w:color w:val="auto"/>
              <w:sz w:val="22"/>
              <w:szCs w:val="22"/>
            </w:rPr>
          </w:rPrChange>
        </w:rPr>
        <w:t xml:space="preserve">Methodology </w:t>
      </w:r>
      <w:r w:rsidRPr="002F63A9">
        <w:rPr>
          <w:rStyle w:val="NormalWebChar"/>
          <w:rFonts w:ascii="Times New Roman" w:eastAsiaTheme="majorEastAsia" w:hAnsi="Times New Roman" w:cs="Times New Roman"/>
          <w:szCs w:val="28"/>
          <w:lang w:eastAsia="en-US"/>
          <w:rPrChange w:id="390" w:author="hp" w:date="2022-03-29T12:15:00Z">
            <w:rPr>
              <w:rStyle w:val="NormalWebChar"/>
              <w:rFonts w:ascii="Times New Roman" w:eastAsiaTheme="minorEastAsia" w:hAnsi="Times New Roman" w:cs="Times New Roman"/>
              <w:b/>
              <w:bCs/>
              <w:sz w:val="22"/>
              <w:szCs w:val="22"/>
            </w:rPr>
          </w:rPrChange>
        </w:rPr>
        <w:t xml:space="preserve">– </w:t>
      </w:r>
      <w:r w:rsidRPr="002F63A9">
        <w:rPr>
          <w:rStyle w:val="Heading2Char"/>
          <w:rFonts w:ascii="Times New Roman" w:hAnsi="Times New Roman" w:cs="Times New Roman"/>
          <w:b/>
          <w:bCs/>
          <w:sz w:val="28"/>
          <w:szCs w:val="28"/>
          <w:rPrChange w:id="391" w:author="hp" w:date="2022-03-29T12:15:00Z">
            <w:rPr>
              <w:rStyle w:val="Heading2Char"/>
              <w:rFonts w:ascii="Times New Roman" w:eastAsia="Calibri" w:hAnsi="Times New Roman" w:cs="Times New Roman"/>
              <w:b w:val="0"/>
              <w:bCs w:val="0"/>
              <w:color w:val="auto"/>
              <w:sz w:val="22"/>
              <w:szCs w:val="22"/>
            </w:rPr>
          </w:rPrChange>
        </w:rPr>
        <w:t>Findings and discussion</w:t>
      </w:r>
      <w:bookmarkEnd w:id="388"/>
      <w:r w:rsidRPr="002F63A9">
        <w:rPr>
          <w:rStyle w:val="Heading2Char"/>
          <w:rFonts w:ascii="Times New Roman" w:hAnsi="Times New Roman" w:cs="Times New Roman"/>
          <w:b/>
          <w:bCs/>
          <w:sz w:val="28"/>
          <w:szCs w:val="28"/>
          <w:rPrChange w:id="392" w:author="hp" w:date="2022-03-29T12:15:00Z">
            <w:rPr>
              <w:rStyle w:val="Heading2Char"/>
              <w:rFonts w:ascii="Times New Roman" w:eastAsia="Calibri" w:hAnsi="Times New Roman" w:cs="Times New Roman"/>
              <w:b w:val="0"/>
              <w:bCs w:val="0"/>
              <w:color w:val="auto"/>
              <w:sz w:val="22"/>
              <w:szCs w:val="22"/>
            </w:rPr>
          </w:rPrChange>
        </w:rPr>
        <w:t xml:space="preserve"> </w:t>
      </w:r>
      <w:r w:rsidR="005151AE" w:rsidRPr="002F63A9">
        <w:rPr>
          <w:rStyle w:val="Heading2Char"/>
          <w:rFonts w:ascii="Times New Roman" w:hAnsi="Times New Roman" w:cs="Times New Roman"/>
          <w:b/>
          <w:bCs/>
          <w:sz w:val="28"/>
          <w:szCs w:val="28"/>
          <w:rPrChange w:id="393" w:author="hp" w:date="2022-03-29T12:15:00Z">
            <w:rPr>
              <w:rStyle w:val="Heading2Char"/>
              <w:rFonts w:ascii="Times New Roman" w:eastAsia="Calibri" w:hAnsi="Times New Roman" w:cs="Times New Roman"/>
              <w:b w:val="0"/>
              <w:bCs w:val="0"/>
              <w:color w:val="auto"/>
              <w:sz w:val="22"/>
              <w:szCs w:val="22"/>
            </w:rPr>
          </w:rPrChange>
        </w:rPr>
        <w:t xml:space="preserve"> </w:t>
      </w:r>
    </w:p>
    <w:p w14:paraId="6EF01D31" w14:textId="77777777" w:rsidR="00031F22" w:rsidRPr="002F63A9" w:rsidRDefault="00236FA1" w:rsidP="000440D3">
      <w:pPr>
        <w:jc w:val="both"/>
        <w:rPr>
          <w:rFonts w:ascii="Times New Roman" w:hAnsi="Times New Roman" w:cs="Times New Roman"/>
        </w:rPr>
      </w:pPr>
      <w:r w:rsidRPr="002F63A9">
        <w:rPr>
          <w:rStyle w:val="Heading3Char"/>
          <w:rFonts w:ascii="Times New Roman" w:eastAsia="Times New Roman" w:hAnsi="Times New Roman" w:cs="Times New Roman"/>
          <w:color w:val="auto"/>
          <w:sz w:val="22"/>
          <w:szCs w:val="22"/>
        </w:rPr>
        <w:t xml:space="preserve"> </w:t>
      </w:r>
      <w:r w:rsidR="00D10042" w:rsidRPr="002F63A9">
        <w:rPr>
          <w:rFonts w:ascii="Times New Roman" w:hAnsi="Times New Roman" w:cs="Times New Roman"/>
        </w:rPr>
        <w:t>Methodology of</w:t>
      </w:r>
      <w:r w:rsidR="00FB684B" w:rsidRPr="002F63A9">
        <w:rPr>
          <w:rFonts w:ascii="Times New Roman" w:hAnsi="Times New Roman" w:cs="Times New Roman"/>
        </w:rPr>
        <w:t xml:space="preserve"> this research proposed to design the visualize and analyse the data analytics of UK air quality system. </w:t>
      </w:r>
      <w:r w:rsidR="00031F22" w:rsidRPr="002F63A9">
        <w:rPr>
          <w:rFonts w:ascii="Times New Roman" w:hAnsi="Times New Roman" w:cs="Times New Roman"/>
        </w:rPr>
        <w:t>(Liao, Z., Peng, Y., 2014),</w:t>
      </w:r>
      <w:r w:rsidR="00531D74" w:rsidRPr="002F63A9">
        <w:rPr>
          <w:rFonts w:ascii="Times New Roman" w:hAnsi="Times New Roman" w:cs="Times New Roman"/>
        </w:rPr>
        <w:t xml:space="preserve"> </w:t>
      </w:r>
      <w:r w:rsidR="005C1D11" w:rsidRPr="002F63A9">
        <w:rPr>
          <w:rFonts w:ascii="Times New Roman" w:hAnsi="Times New Roman" w:cs="Times New Roman"/>
        </w:rPr>
        <w:t xml:space="preserve">the proposed method of this research based on quantitative method, the quantitative method based on machine learning and statistical method, machine learning prediction model used to measure and quantify the air quality performance with reflection of air temperature on different region. </w:t>
      </w:r>
    </w:p>
    <w:p w14:paraId="0C9CC3DC" w14:textId="77777777" w:rsidR="00350DB4" w:rsidRPr="002F63A9" w:rsidRDefault="00350DB4">
      <w:pPr>
        <w:pStyle w:val="Heading2"/>
        <w:rPr>
          <w:rFonts w:ascii="Times New Roman" w:hAnsi="Times New Roman" w:cs="Times New Roman"/>
          <w:rPrChange w:id="394" w:author="hp" w:date="2022-03-29T12:15:00Z">
            <w:rPr>
              <w:rFonts w:ascii="Times New Roman" w:hAnsi="Times New Roman" w:cs="Times New Roman"/>
              <w:color w:val="auto"/>
            </w:rPr>
          </w:rPrChange>
        </w:rPr>
        <w:pPrChange w:id="395" w:author="hp" w:date="2022-03-29T12:09:00Z">
          <w:pPr>
            <w:pStyle w:val="Heading2"/>
            <w:numPr>
              <w:ilvl w:val="0"/>
              <w:numId w:val="0"/>
            </w:numPr>
            <w:ind w:left="0" w:firstLine="0"/>
          </w:pPr>
        </w:pPrChange>
      </w:pPr>
      <w:bookmarkStart w:id="396" w:name="_Toc99448981"/>
      <w:r w:rsidRPr="002F63A9">
        <w:rPr>
          <w:rFonts w:ascii="Times New Roman" w:hAnsi="Times New Roman" w:cs="Times New Roman"/>
          <w:rPrChange w:id="397" w:author="hp" w:date="2022-03-29T12:15:00Z">
            <w:rPr>
              <w:rFonts w:ascii="Times New Roman" w:hAnsi="Times New Roman" w:cs="Times New Roman"/>
              <w:color w:val="auto"/>
            </w:rPr>
          </w:rPrChange>
        </w:rPr>
        <w:t xml:space="preserve">Data Collection method </w:t>
      </w:r>
      <w:bookmarkEnd w:id="396"/>
    </w:p>
    <w:p w14:paraId="7512877D" w14:textId="77777777" w:rsidR="00350DB4" w:rsidRPr="006660D2" w:rsidRDefault="00350DB4">
      <w:pPr>
        <w:pStyle w:val="Heading3"/>
        <w:rPr>
          <w:rFonts w:ascii="Times New Roman" w:hAnsi="Times New Roman" w:cs="Times New Roman"/>
        </w:rPr>
        <w:pPrChange w:id="398" w:author="hp" w:date="2022-03-29T12:09:00Z">
          <w:pPr/>
        </w:pPrChange>
      </w:pPr>
      <w:bookmarkStart w:id="399" w:name="_Toc99448982"/>
      <w:r w:rsidRPr="006660D2">
        <w:rPr>
          <w:rFonts w:ascii="Times New Roman" w:hAnsi="Times New Roman" w:cs="Times New Roman"/>
        </w:rPr>
        <w:t>Primary data:</w:t>
      </w:r>
      <w:bookmarkEnd w:id="399"/>
    </w:p>
    <w:p w14:paraId="62E4CBEE" w14:textId="77777777" w:rsidR="00350DB4" w:rsidRPr="005263AB" w:rsidRDefault="00350DB4" w:rsidP="00350DB4">
      <w:pPr>
        <w:rPr>
          <w:rFonts w:ascii="Times New Roman" w:hAnsi="Times New Roman" w:cs="Times New Roman"/>
          <w:lang w:eastAsia="en-US"/>
        </w:rPr>
      </w:pPr>
      <w:r w:rsidRPr="006660D2">
        <w:rPr>
          <w:rFonts w:ascii="Times New Roman" w:hAnsi="Times New Roman" w:cs="Times New Roman"/>
          <w:lang w:eastAsia="en-US"/>
        </w:rPr>
        <w:t xml:space="preserve">The concerned of primary data has been collected from kaggle repository, which was essential online  web portal to access view and analyse the big data analytics with respect of machine learning prediction method. </w:t>
      </w:r>
      <w:r w:rsidR="007E72DD" w:rsidRPr="005263AB">
        <w:rPr>
          <w:rFonts w:ascii="Times New Roman" w:hAnsi="Times New Roman" w:cs="Times New Roman"/>
          <w:lang w:eastAsia="en-US"/>
        </w:rPr>
        <w:t xml:space="preserve">The primary data attributes </w:t>
      </w:r>
      <w:r w:rsidR="00E876B2" w:rsidRPr="005263AB">
        <w:rPr>
          <w:rFonts w:ascii="Times New Roman" w:hAnsi="Times New Roman" w:cs="Times New Roman"/>
          <w:lang w:eastAsia="en-US"/>
        </w:rPr>
        <w:t>as follows:</w:t>
      </w:r>
    </w:p>
    <w:p w14:paraId="7E705DAC" w14:textId="77777777" w:rsidR="00E876B2" w:rsidRPr="002F63A9" w:rsidRDefault="00E876B2" w:rsidP="00350DB4">
      <w:pPr>
        <w:rPr>
          <w:rFonts w:ascii="Times New Roman" w:hAnsi="Times New Roman" w:cs="Times New Roman"/>
          <w:lang w:eastAsia="en-US"/>
        </w:rPr>
      </w:pPr>
      <w:r w:rsidRPr="002F63A9">
        <w:rPr>
          <w:rFonts w:ascii="Times New Roman" w:hAnsi="Times New Roman" w:cs="Times New Roman"/>
          <w:lang w:eastAsia="en-US"/>
        </w:rPr>
        <w:t>Date, Ozone, status, nitric oxide, status, nitrogen oxide, status, nitrogen oxide with gas, sulphur, status.</w:t>
      </w:r>
    </w:p>
    <w:p w14:paraId="37C6851F" w14:textId="77777777" w:rsidR="00E876B2" w:rsidRPr="002F63A9" w:rsidRDefault="00E876B2" w:rsidP="00350DB4">
      <w:pPr>
        <w:rPr>
          <w:rFonts w:ascii="Times New Roman" w:hAnsi="Times New Roman" w:cs="Times New Roman"/>
          <w:lang w:eastAsia="en-US"/>
        </w:rPr>
      </w:pPr>
      <w:r w:rsidRPr="002F63A9">
        <w:rPr>
          <w:rFonts w:ascii="Times New Roman" w:hAnsi="Times New Roman" w:cs="Times New Roman"/>
          <w:lang w:eastAsia="en-US"/>
        </w:rPr>
        <w:t>The d</w:t>
      </w:r>
      <w:r w:rsidR="008F2298" w:rsidRPr="002F63A9">
        <w:rPr>
          <w:rFonts w:ascii="Times New Roman" w:hAnsi="Times New Roman" w:cs="Times New Roman"/>
          <w:lang w:eastAsia="en-US"/>
        </w:rPr>
        <w:t xml:space="preserve">ataset based on excel csv file, the primary focus is to analyse the ozone level and nitrogen level in the air to quantify the air quality system. </w:t>
      </w:r>
    </w:p>
    <w:p w14:paraId="55EDD6FE" w14:textId="77777777" w:rsidR="00E069F8" w:rsidRPr="002F63A9" w:rsidRDefault="00E069F8">
      <w:pPr>
        <w:pStyle w:val="Heading3"/>
        <w:rPr>
          <w:rFonts w:ascii="Times New Roman" w:hAnsi="Times New Roman" w:cs="Times New Roman"/>
          <w:b w:val="0"/>
          <w:bCs w:val="0"/>
          <w:rPrChange w:id="400" w:author="hp" w:date="2022-03-29T12:15:00Z">
            <w:rPr>
              <w:rFonts w:ascii="Times New Roman" w:hAnsi="Times New Roman" w:cs="Times New Roman"/>
              <w:b/>
              <w:bCs/>
              <w:lang w:eastAsia="en-US"/>
            </w:rPr>
          </w:rPrChange>
        </w:rPr>
        <w:pPrChange w:id="401" w:author="hp" w:date="2022-03-29T12:09:00Z">
          <w:pPr/>
        </w:pPrChange>
      </w:pPr>
      <w:bookmarkStart w:id="402" w:name="_Toc99448983"/>
      <w:r w:rsidRPr="00462F1E">
        <w:rPr>
          <w:rFonts w:ascii="Times New Roman" w:hAnsi="Times New Roman" w:cs="Times New Roman"/>
        </w:rPr>
        <w:t>Secondary Data:</w:t>
      </w:r>
      <w:bookmarkEnd w:id="402"/>
    </w:p>
    <w:p w14:paraId="205DBB39" w14:textId="77777777" w:rsidR="00E069F8" w:rsidRPr="002F63A9" w:rsidRDefault="00E069F8" w:rsidP="00350DB4">
      <w:pPr>
        <w:rPr>
          <w:rFonts w:ascii="Times New Roman" w:hAnsi="Times New Roman" w:cs="Times New Roman"/>
          <w:lang w:eastAsia="en-US"/>
        </w:rPr>
      </w:pPr>
      <w:r w:rsidRPr="002F63A9">
        <w:rPr>
          <w:rFonts w:ascii="Times New Roman" w:hAnsi="Times New Roman" w:cs="Times New Roman"/>
          <w:lang w:eastAsia="en-US"/>
        </w:rPr>
        <w:t xml:space="preserve">The secondary data has been collected from peer reviews journal article, published research journals sites, IEEE Xplore, IEEE conferences, ACM library and Google Scholar. </w:t>
      </w:r>
    </w:p>
    <w:p w14:paraId="1DC31744" w14:textId="717C9321" w:rsidR="00DF4945" w:rsidRPr="002F63A9" w:rsidDel="00E345B8" w:rsidRDefault="00DF4945" w:rsidP="00350DB4">
      <w:pPr>
        <w:rPr>
          <w:del w:id="403" w:author="hp" w:date="2022-03-29T11:00:00Z"/>
          <w:rFonts w:ascii="Times New Roman" w:hAnsi="Times New Roman" w:cs="Times New Roman"/>
          <w:lang w:eastAsia="en-US"/>
        </w:rPr>
      </w:pPr>
      <w:bookmarkStart w:id="404" w:name="_Toc99448116"/>
      <w:bookmarkStart w:id="405" w:name="_Toc99448488"/>
      <w:bookmarkStart w:id="406" w:name="_Toc99448984"/>
      <w:bookmarkEnd w:id="404"/>
      <w:bookmarkEnd w:id="405"/>
      <w:bookmarkEnd w:id="406"/>
    </w:p>
    <w:p w14:paraId="4839A298" w14:textId="7154F8E4" w:rsidR="00DF4945" w:rsidRPr="002F63A9" w:rsidRDefault="00DF4945">
      <w:pPr>
        <w:pStyle w:val="Heading3"/>
        <w:rPr>
          <w:rFonts w:ascii="Times New Roman" w:hAnsi="Times New Roman" w:cs="Times New Roman"/>
          <w:rPrChange w:id="407" w:author="hp" w:date="2022-03-29T12:15:00Z">
            <w:rPr/>
          </w:rPrChange>
        </w:rPr>
        <w:pPrChange w:id="408" w:author="hp" w:date="2022-03-29T12:09:00Z">
          <w:pPr>
            <w:pStyle w:val="Heading2"/>
          </w:pPr>
        </w:pPrChange>
      </w:pPr>
      <w:bookmarkStart w:id="409" w:name="_Toc99448985"/>
      <w:r w:rsidRPr="002F63A9">
        <w:rPr>
          <w:rFonts w:ascii="Times New Roman" w:hAnsi="Times New Roman" w:cs="Times New Roman"/>
          <w:rPrChange w:id="410" w:author="hp" w:date="2022-03-29T12:15:00Z">
            <w:rPr/>
          </w:rPrChange>
        </w:rPr>
        <w:t>Dataset interpretation</w:t>
      </w:r>
      <w:bookmarkEnd w:id="409"/>
      <w:r w:rsidRPr="002F63A9">
        <w:rPr>
          <w:rFonts w:ascii="Times New Roman" w:hAnsi="Times New Roman" w:cs="Times New Roman"/>
          <w:rPrChange w:id="411" w:author="hp" w:date="2022-03-29T12:15:00Z">
            <w:rPr/>
          </w:rPrChange>
        </w:rPr>
        <w:t xml:space="preserve"> </w:t>
      </w:r>
    </w:p>
    <w:p w14:paraId="3A54D50E" w14:textId="70FAA3BB" w:rsidR="00DF4945" w:rsidRPr="002F63A9" w:rsidRDefault="007D684F" w:rsidP="00DF4945">
      <w:pPr>
        <w:rPr>
          <w:rFonts w:ascii="Times New Roman" w:hAnsi="Times New Roman" w:cs="Times New Roman"/>
          <w:lang w:eastAsia="en-US"/>
          <w:rPrChange w:id="412" w:author="hp" w:date="2022-03-29T12:15:00Z">
            <w:rPr>
              <w:lang w:eastAsia="en-US"/>
            </w:rPr>
          </w:rPrChange>
        </w:rPr>
      </w:pPr>
      <w:r w:rsidRPr="002F63A9">
        <w:rPr>
          <w:rFonts w:ascii="Times New Roman" w:hAnsi="Times New Roman" w:cs="Times New Roman"/>
          <w:lang w:eastAsia="en-US"/>
          <w:rPrChange w:id="413" w:author="hp" w:date="2022-03-29T12:15:00Z">
            <w:rPr>
              <w:lang w:eastAsia="en-US"/>
            </w:rPr>
          </w:rPrChange>
        </w:rPr>
        <w:t xml:space="preserve">Dataset contain the UK air quality attributes which used to estimate the air quality level to determine the validate the air pollution level and clean air level by determining the machine learning based algorithm. </w:t>
      </w:r>
      <w:r w:rsidR="00982639" w:rsidRPr="002F63A9">
        <w:rPr>
          <w:rFonts w:ascii="Times New Roman" w:hAnsi="Times New Roman" w:cs="Times New Roman"/>
          <w:lang w:eastAsia="en-US"/>
          <w:rPrChange w:id="414" w:author="hp" w:date="2022-03-29T12:15:00Z">
            <w:rPr>
              <w:lang w:eastAsia="en-US"/>
            </w:rPr>
          </w:rPrChange>
        </w:rPr>
        <w:t xml:space="preserve">Traffic increase day by day and by increasing the traffic the pollution has been increase and maximize the disease level. So machine learning smart analysis is able to highlight the air quality situation by determining the air situation. </w:t>
      </w:r>
      <w:r w:rsidR="00AF615D" w:rsidRPr="002F63A9">
        <w:rPr>
          <w:rFonts w:ascii="Times New Roman" w:hAnsi="Times New Roman" w:cs="Times New Roman"/>
          <w:lang w:eastAsia="en-US"/>
          <w:rPrChange w:id="415" w:author="hp" w:date="2022-03-29T12:15:00Z">
            <w:rPr>
              <w:lang w:eastAsia="en-US"/>
            </w:rPr>
          </w:rPrChange>
        </w:rPr>
        <w:t xml:space="preserve">Now the IOT based system is able to detect the air quality which available on highways and national road to determine and predict the level of air and level of pollution within the air. </w:t>
      </w:r>
    </w:p>
    <w:p w14:paraId="57802F84" w14:textId="43EF249F" w:rsidR="0080327D" w:rsidRPr="002F63A9" w:rsidRDefault="0080327D">
      <w:pPr>
        <w:pStyle w:val="Heading3"/>
        <w:rPr>
          <w:rFonts w:ascii="Times New Roman" w:hAnsi="Times New Roman" w:cs="Times New Roman"/>
          <w:rPrChange w:id="416" w:author="hp" w:date="2022-03-29T12:15:00Z">
            <w:rPr/>
          </w:rPrChange>
        </w:rPr>
        <w:pPrChange w:id="417" w:author="hp" w:date="2022-03-29T12:09:00Z">
          <w:pPr>
            <w:pStyle w:val="Heading2"/>
          </w:pPr>
        </w:pPrChange>
      </w:pPr>
      <w:bookmarkStart w:id="418" w:name="_Toc99448986"/>
      <w:r w:rsidRPr="002F63A9">
        <w:rPr>
          <w:rFonts w:ascii="Times New Roman" w:hAnsi="Times New Roman" w:cs="Times New Roman"/>
          <w:rPrChange w:id="419" w:author="hp" w:date="2022-03-29T12:15:00Z">
            <w:rPr/>
          </w:rPrChange>
        </w:rPr>
        <w:lastRenderedPageBreak/>
        <w:t>Dataset attributes information</w:t>
      </w:r>
      <w:bookmarkEnd w:id="418"/>
      <w:r w:rsidRPr="002F63A9">
        <w:rPr>
          <w:rFonts w:ascii="Times New Roman" w:hAnsi="Times New Roman" w:cs="Times New Roman"/>
          <w:rPrChange w:id="420" w:author="hp" w:date="2022-03-29T12:15:00Z">
            <w:rPr/>
          </w:rPrChange>
        </w:rPr>
        <w:t xml:space="preserve"> </w:t>
      </w:r>
    </w:p>
    <w:p w14:paraId="46B3B759" w14:textId="778DABC4" w:rsidR="0080327D" w:rsidRPr="006660D2" w:rsidRDefault="0080327D" w:rsidP="00DF4945">
      <w:pPr>
        <w:rPr>
          <w:ins w:id="421" w:author="hp" w:date="2022-03-29T12:09:00Z"/>
          <w:rFonts w:ascii="Times New Roman" w:hAnsi="Times New Roman" w:cs="Times New Roman"/>
          <w:lang w:eastAsia="en-US"/>
        </w:rPr>
      </w:pPr>
      <w:r w:rsidRPr="006660D2">
        <w:rPr>
          <w:rFonts w:ascii="Times New Roman" w:hAnsi="Times New Roman" w:cs="Times New Roman"/>
          <w:noProof/>
          <w:lang w:val="en-US" w:eastAsia="en-US"/>
        </w:rPr>
        <w:drawing>
          <wp:inline distT="0" distB="0" distL="0" distR="0" wp14:anchorId="110387A0" wp14:editId="62EA7465">
            <wp:extent cx="5618480" cy="1676231"/>
            <wp:effectExtent l="0" t="0" r="1270" b="635"/>
            <wp:docPr id="6"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rotWithShape="1">
                    <a:blip r:embed="rId10"/>
                    <a:srcRect t="57491"/>
                    <a:stretch/>
                  </pic:blipFill>
                  <pic:spPr bwMode="auto">
                    <a:xfrm>
                      <a:off x="0" y="0"/>
                      <a:ext cx="5626567" cy="1678644"/>
                    </a:xfrm>
                    <a:prstGeom prst="rect">
                      <a:avLst/>
                    </a:prstGeom>
                    <a:ln>
                      <a:noFill/>
                    </a:ln>
                    <a:extLst>
                      <a:ext uri="{53640926-AAD7-44D8-BBD7-CCE9431645EC}">
                        <a14:shadowObscured xmlns:a14="http://schemas.microsoft.com/office/drawing/2010/main"/>
                      </a:ext>
                    </a:extLst>
                  </pic:spPr>
                </pic:pic>
              </a:graphicData>
            </a:graphic>
          </wp:inline>
        </w:drawing>
      </w:r>
    </w:p>
    <w:p w14:paraId="6D7B1298" w14:textId="77777777" w:rsidR="000602CF" w:rsidRPr="006660D2" w:rsidRDefault="000602CF" w:rsidP="00DF4945">
      <w:pPr>
        <w:rPr>
          <w:ins w:id="422" w:author="hp" w:date="2022-03-29T12:09:00Z"/>
          <w:rFonts w:ascii="Times New Roman" w:hAnsi="Times New Roman" w:cs="Times New Roman"/>
          <w:lang w:eastAsia="en-US"/>
        </w:rPr>
      </w:pPr>
    </w:p>
    <w:p w14:paraId="25853FAA" w14:textId="77777777" w:rsidR="000602CF" w:rsidRDefault="000602CF" w:rsidP="00DF4945">
      <w:pPr>
        <w:rPr>
          <w:ins w:id="423" w:author="hp" w:date="2022-03-29T12:22:00Z"/>
          <w:rFonts w:ascii="Times New Roman" w:hAnsi="Times New Roman" w:cs="Times New Roman"/>
          <w:lang w:eastAsia="en-US"/>
        </w:rPr>
      </w:pPr>
    </w:p>
    <w:p w14:paraId="6A6FBAAF" w14:textId="77777777" w:rsidR="00F36A34" w:rsidRDefault="00F36A34" w:rsidP="00DF4945">
      <w:pPr>
        <w:rPr>
          <w:ins w:id="424" w:author="hp" w:date="2022-03-29T12:22:00Z"/>
          <w:rFonts w:ascii="Times New Roman" w:hAnsi="Times New Roman" w:cs="Times New Roman"/>
          <w:lang w:eastAsia="en-US"/>
        </w:rPr>
      </w:pPr>
    </w:p>
    <w:p w14:paraId="57AEBAB3" w14:textId="77777777" w:rsidR="00F36A34" w:rsidRDefault="00F36A34" w:rsidP="00DF4945">
      <w:pPr>
        <w:rPr>
          <w:ins w:id="425" w:author="hp" w:date="2022-03-29T12:22:00Z"/>
          <w:rFonts w:ascii="Times New Roman" w:hAnsi="Times New Roman" w:cs="Times New Roman"/>
          <w:lang w:eastAsia="en-US"/>
        </w:rPr>
      </w:pPr>
    </w:p>
    <w:p w14:paraId="653D4515" w14:textId="77777777" w:rsidR="00F36A34" w:rsidRDefault="00F36A34" w:rsidP="00DF4945">
      <w:pPr>
        <w:rPr>
          <w:ins w:id="426" w:author="hp" w:date="2022-03-29T12:22:00Z"/>
          <w:rFonts w:ascii="Times New Roman" w:hAnsi="Times New Roman" w:cs="Times New Roman"/>
          <w:lang w:eastAsia="en-US"/>
        </w:rPr>
      </w:pPr>
    </w:p>
    <w:p w14:paraId="7A903195" w14:textId="77777777" w:rsidR="00F36A34" w:rsidRDefault="00F36A34" w:rsidP="00DF4945">
      <w:pPr>
        <w:rPr>
          <w:ins w:id="427" w:author="hp" w:date="2022-03-29T12:22:00Z"/>
          <w:rFonts w:ascii="Times New Roman" w:hAnsi="Times New Roman" w:cs="Times New Roman"/>
          <w:lang w:eastAsia="en-US"/>
        </w:rPr>
      </w:pPr>
    </w:p>
    <w:p w14:paraId="08CB241B" w14:textId="77777777" w:rsidR="00F36A34" w:rsidRDefault="00F36A34" w:rsidP="00DF4945">
      <w:pPr>
        <w:rPr>
          <w:ins w:id="428" w:author="hp" w:date="2022-03-29T12:22:00Z"/>
          <w:rFonts w:ascii="Times New Roman" w:hAnsi="Times New Roman" w:cs="Times New Roman"/>
          <w:lang w:eastAsia="en-US"/>
        </w:rPr>
      </w:pPr>
    </w:p>
    <w:p w14:paraId="7434E6C3" w14:textId="77777777" w:rsidR="00F36A34" w:rsidRDefault="00F36A34" w:rsidP="00DF4945">
      <w:pPr>
        <w:rPr>
          <w:ins w:id="429" w:author="hp" w:date="2022-03-29T12:22:00Z"/>
          <w:rFonts w:ascii="Times New Roman" w:hAnsi="Times New Roman" w:cs="Times New Roman"/>
          <w:lang w:eastAsia="en-US"/>
        </w:rPr>
      </w:pPr>
    </w:p>
    <w:p w14:paraId="2C85C791" w14:textId="77777777" w:rsidR="00F36A34" w:rsidRDefault="00F36A34" w:rsidP="00DF4945">
      <w:pPr>
        <w:rPr>
          <w:ins w:id="430" w:author="hp" w:date="2022-03-29T12:22:00Z"/>
          <w:rFonts w:ascii="Times New Roman" w:hAnsi="Times New Roman" w:cs="Times New Roman"/>
          <w:lang w:eastAsia="en-US"/>
        </w:rPr>
      </w:pPr>
    </w:p>
    <w:p w14:paraId="2345E1EA" w14:textId="77777777" w:rsidR="00F36A34" w:rsidRPr="005263AB" w:rsidRDefault="00F36A34" w:rsidP="00DF4945">
      <w:pPr>
        <w:rPr>
          <w:ins w:id="431" w:author="hp" w:date="2022-03-29T12:09:00Z"/>
          <w:rFonts w:ascii="Times New Roman" w:hAnsi="Times New Roman" w:cs="Times New Roman"/>
          <w:lang w:eastAsia="en-US"/>
        </w:rPr>
      </w:pPr>
    </w:p>
    <w:p w14:paraId="03E82CB6" w14:textId="77777777" w:rsidR="000602CF" w:rsidRPr="005263AB" w:rsidRDefault="000602CF" w:rsidP="00DF4945">
      <w:pPr>
        <w:rPr>
          <w:ins w:id="432" w:author="hp" w:date="2022-03-29T12:09:00Z"/>
          <w:rFonts w:ascii="Times New Roman" w:hAnsi="Times New Roman" w:cs="Times New Roman"/>
          <w:lang w:eastAsia="en-US"/>
        </w:rPr>
      </w:pPr>
    </w:p>
    <w:p w14:paraId="7D07EE52" w14:textId="77777777" w:rsidR="000602CF" w:rsidRPr="002F63A9" w:rsidRDefault="000602CF" w:rsidP="00DF4945">
      <w:pPr>
        <w:rPr>
          <w:ins w:id="433" w:author="hp" w:date="2022-03-29T12:09:00Z"/>
          <w:rFonts w:ascii="Times New Roman" w:hAnsi="Times New Roman" w:cs="Times New Roman"/>
          <w:lang w:eastAsia="en-US"/>
        </w:rPr>
      </w:pPr>
    </w:p>
    <w:p w14:paraId="344EC670" w14:textId="77777777" w:rsidR="000602CF" w:rsidRPr="002F63A9" w:rsidRDefault="000602CF" w:rsidP="00DF4945">
      <w:pPr>
        <w:rPr>
          <w:ins w:id="434" w:author="hp" w:date="2022-03-29T12:09:00Z"/>
          <w:rFonts w:ascii="Times New Roman" w:hAnsi="Times New Roman" w:cs="Times New Roman"/>
          <w:lang w:eastAsia="en-US"/>
        </w:rPr>
      </w:pPr>
    </w:p>
    <w:p w14:paraId="4D1F79E6" w14:textId="77777777" w:rsidR="000602CF" w:rsidRPr="002F63A9" w:rsidRDefault="000602CF" w:rsidP="00DF4945">
      <w:pPr>
        <w:rPr>
          <w:ins w:id="435" w:author="hp" w:date="2022-03-29T12:09:00Z"/>
          <w:rFonts w:ascii="Times New Roman" w:hAnsi="Times New Roman" w:cs="Times New Roman"/>
          <w:lang w:eastAsia="en-US"/>
        </w:rPr>
      </w:pPr>
    </w:p>
    <w:p w14:paraId="11F8C6E5" w14:textId="22191C22" w:rsidR="000602CF" w:rsidRPr="002F63A9" w:rsidDel="00A3027E" w:rsidRDefault="000602CF" w:rsidP="00DF4945">
      <w:pPr>
        <w:rPr>
          <w:del w:id="436" w:author="hp" w:date="2022-03-29T12:13:00Z"/>
          <w:rFonts w:ascii="Times New Roman" w:hAnsi="Times New Roman" w:cs="Times New Roman"/>
          <w:lang w:eastAsia="en-US"/>
          <w:rPrChange w:id="437" w:author="hp" w:date="2022-03-29T12:15:00Z">
            <w:rPr>
              <w:del w:id="438" w:author="hp" w:date="2022-03-29T12:13:00Z"/>
              <w:lang w:eastAsia="en-US"/>
            </w:rPr>
          </w:rPrChange>
        </w:rPr>
      </w:pPr>
      <w:bookmarkStart w:id="439" w:name="_Toc99448491"/>
      <w:bookmarkStart w:id="440" w:name="_Toc99448987"/>
      <w:bookmarkEnd w:id="439"/>
      <w:bookmarkEnd w:id="440"/>
    </w:p>
    <w:p w14:paraId="3D16A1C7" w14:textId="77777777" w:rsidR="0043664F" w:rsidRPr="002F63A9" w:rsidRDefault="0043664F">
      <w:pPr>
        <w:pStyle w:val="Heading1"/>
        <w:rPr>
          <w:rPrChange w:id="441" w:author="hp" w:date="2022-03-29T12:15:00Z">
            <w:rPr/>
          </w:rPrChange>
        </w:rPr>
        <w:pPrChange w:id="442" w:author="hp" w:date="2022-03-29T12:22:00Z">
          <w:pPr>
            <w:pStyle w:val="Heading2"/>
          </w:pPr>
        </w:pPrChange>
      </w:pPr>
      <w:bookmarkStart w:id="443" w:name="_Toc99448988"/>
      <w:r w:rsidRPr="00462F1E">
        <w:t xml:space="preserve">Level 1: </w:t>
      </w:r>
      <w:r w:rsidRPr="00F36A34">
        <w:rPr>
          <w:rPrChange w:id="444" w:author="hp" w:date="2022-03-29T12:22:00Z">
            <w:rPr/>
          </w:rPrChange>
        </w:rPr>
        <w:t>MODELING</w:t>
      </w:r>
      <w:r w:rsidRPr="006660D2">
        <w:t xml:space="preserve"> SVM MACHINE LEARNING</w:t>
      </w:r>
      <w:r w:rsidRPr="00462F1E">
        <w:rPr>
          <w:noProof/>
          <w:lang w:val="en-US"/>
        </w:rPr>
        <w:t xml:space="preserve"> Python Programing Presentation</w:t>
      </w:r>
      <w:bookmarkEnd w:id="443"/>
      <w:r w:rsidRPr="00462F1E">
        <w:rPr>
          <w:noProof/>
          <w:lang w:val="en-US"/>
        </w:rPr>
        <w:t xml:space="preserve"> </w:t>
      </w:r>
    </w:p>
    <w:p w14:paraId="28491188" w14:textId="77777777" w:rsidR="0043664F" w:rsidRPr="006660D2" w:rsidRDefault="0043664F" w:rsidP="0043664F">
      <w:pPr>
        <w:spacing w:after="0" w:line="240" w:lineRule="auto"/>
        <w:rPr>
          <w:rFonts w:ascii="Times New Roman" w:hAnsi="Times New Roman" w:cs="Times New Roman"/>
        </w:rPr>
      </w:pPr>
    </w:p>
    <w:p w14:paraId="163257C4" w14:textId="77777777" w:rsidR="0043664F" w:rsidRPr="006660D2" w:rsidRDefault="0043664F" w:rsidP="0043664F">
      <w:pPr>
        <w:spacing w:after="0" w:line="240" w:lineRule="auto"/>
        <w:rPr>
          <w:rFonts w:ascii="Times New Roman" w:hAnsi="Times New Roman" w:cs="Times New Roman"/>
        </w:rPr>
      </w:pPr>
    </w:p>
    <w:p w14:paraId="245DA703" w14:textId="77777777" w:rsidR="0043664F" w:rsidRPr="005263AB" w:rsidRDefault="0043664F" w:rsidP="0043664F">
      <w:pPr>
        <w:spacing w:after="0" w:line="240" w:lineRule="auto"/>
        <w:rPr>
          <w:rFonts w:ascii="Times New Roman" w:hAnsi="Times New Roman" w:cs="Times New Roman"/>
        </w:rPr>
      </w:pPr>
      <w:r w:rsidRPr="006660D2">
        <w:rPr>
          <w:rFonts w:ascii="Times New Roman" w:hAnsi="Times New Roman" w:cs="Times New Roman"/>
          <w:noProof/>
          <w:lang w:val="en-US" w:eastAsia="en-US"/>
        </w:rPr>
        <w:drawing>
          <wp:inline distT="0" distB="0" distL="0" distR="0" wp14:anchorId="26EBDB43" wp14:editId="41476ED5">
            <wp:extent cx="5618721" cy="3943350"/>
            <wp:effectExtent l="0" t="0" r="1270" b="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0"/>
                    <a:stretch>
                      <a:fillRect/>
                    </a:stretch>
                  </pic:blipFill>
                  <pic:spPr>
                    <a:xfrm>
                      <a:off x="0" y="0"/>
                      <a:ext cx="5626567" cy="3948857"/>
                    </a:xfrm>
                    <a:prstGeom prst="rect">
                      <a:avLst/>
                    </a:prstGeom>
                  </pic:spPr>
                </pic:pic>
              </a:graphicData>
            </a:graphic>
          </wp:inline>
        </w:drawing>
      </w:r>
    </w:p>
    <w:p w14:paraId="37DCE965" w14:textId="77777777" w:rsidR="0043664F" w:rsidRPr="005263AB" w:rsidRDefault="0043664F" w:rsidP="0043664F">
      <w:pPr>
        <w:spacing w:after="0" w:line="240" w:lineRule="auto"/>
        <w:rPr>
          <w:rFonts w:ascii="Times New Roman" w:hAnsi="Times New Roman" w:cs="Times New Roman"/>
        </w:rPr>
      </w:pPr>
    </w:p>
    <w:p w14:paraId="30F29039" w14:textId="77777777" w:rsidR="0043664F" w:rsidRPr="002F63A9" w:rsidRDefault="0043664F" w:rsidP="0043664F">
      <w:pPr>
        <w:pStyle w:val="Heading2"/>
        <w:rPr>
          <w:rFonts w:ascii="Times New Roman" w:hAnsi="Times New Roman" w:cs="Times New Roman"/>
          <w:rPrChange w:id="445" w:author="hp" w:date="2022-03-29T12:15:00Z">
            <w:rPr/>
          </w:rPrChange>
        </w:rPr>
      </w:pPr>
      <w:bookmarkStart w:id="446" w:name="_Toc99448989"/>
      <w:r w:rsidRPr="002F63A9">
        <w:rPr>
          <w:rFonts w:ascii="Times New Roman" w:hAnsi="Times New Roman" w:cs="Times New Roman"/>
          <w:rPrChange w:id="447" w:author="hp" w:date="2022-03-29T12:15:00Z">
            <w:rPr/>
          </w:rPrChange>
        </w:rPr>
        <w:lastRenderedPageBreak/>
        <w:t>Removing unwanted columns</w:t>
      </w:r>
      <w:bookmarkEnd w:id="446"/>
    </w:p>
    <w:p w14:paraId="6493ADF3" w14:textId="77777777" w:rsidR="0043664F" w:rsidRPr="006660D2" w:rsidRDefault="0043664F" w:rsidP="0043664F">
      <w:pPr>
        <w:spacing w:after="0" w:line="240" w:lineRule="auto"/>
        <w:rPr>
          <w:rFonts w:ascii="Times New Roman" w:hAnsi="Times New Roman" w:cs="Times New Roman"/>
          <w:b/>
          <w:bCs/>
        </w:rPr>
      </w:pPr>
      <w:r w:rsidRPr="006660D2">
        <w:rPr>
          <w:rFonts w:ascii="Times New Roman" w:hAnsi="Times New Roman" w:cs="Times New Roman"/>
          <w:b/>
          <w:bCs/>
          <w:noProof/>
          <w:lang w:val="en-US" w:eastAsia="en-US"/>
        </w:rPr>
        <w:drawing>
          <wp:inline distT="0" distB="0" distL="0" distR="0" wp14:anchorId="6C73C4E2" wp14:editId="3054F455">
            <wp:extent cx="5943600" cy="3400425"/>
            <wp:effectExtent l="0" t="0" r="0" b="9525"/>
            <wp:docPr id="9"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1"/>
                    <a:stretch>
                      <a:fillRect/>
                    </a:stretch>
                  </pic:blipFill>
                  <pic:spPr>
                    <a:xfrm>
                      <a:off x="0" y="0"/>
                      <a:ext cx="5943600" cy="3400425"/>
                    </a:xfrm>
                    <a:prstGeom prst="rect">
                      <a:avLst/>
                    </a:prstGeom>
                  </pic:spPr>
                </pic:pic>
              </a:graphicData>
            </a:graphic>
          </wp:inline>
        </w:drawing>
      </w:r>
    </w:p>
    <w:p w14:paraId="10853BEA" w14:textId="77777777" w:rsidR="0043664F" w:rsidRPr="006660D2" w:rsidRDefault="0043664F" w:rsidP="0043664F">
      <w:pPr>
        <w:spacing w:after="0" w:line="240" w:lineRule="auto"/>
        <w:rPr>
          <w:rFonts w:ascii="Times New Roman" w:hAnsi="Times New Roman" w:cs="Times New Roman"/>
          <w:b/>
          <w:bCs/>
        </w:rPr>
      </w:pPr>
    </w:p>
    <w:p w14:paraId="6258446A" w14:textId="77777777" w:rsidR="0043664F" w:rsidRPr="002F63A9" w:rsidRDefault="0043664F" w:rsidP="0043664F">
      <w:pPr>
        <w:pStyle w:val="Heading3"/>
        <w:rPr>
          <w:rFonts w:ascii="Times New Roman" w:hAnsi="Times New Roman" w:cs="Times New Roman"/>
          <w:rPrChange w:id="448" w:author="hp" w:date="2022-03-29T12:15:00Z">
            <w:rPr/>
          </w:rPrChange>
        </w:rPr>
      </w:pPr>
      <w:bookmarkStart w:id="449" w:name="_Toc99448990"/>
      <w:r w:rsidRPr="002F63A9">
        <w:rPr>
          <w:rFonts w:ascii="Times New Roman" w:hAnsi="Times New Roman" w:cs="Times New Roman"/>
          <w:rPrChange w:id="450" w:author="hp" w:date="2022-03-29T12:15:00Z">
            <w:rPr/>
          </w:rPrChange>
        </w:rPr>
        <w:t>Training &amp; Testing ML (SVM)</w:t>
      </w:r>
      <w:bookmarkEnd w:id="449"/>
    </w:p>
    <w:p w14:paraId="6F45907D" w14:textId="77777777" w:rsidR="0043664F" w:rsidRPr="006660D2" w:rsidRDefault="0043664F" w:rsidP="0043664F">
      <w:pPr>
        <w:spacing w:after="0" w:line="240" w:lineRule="auto"/>
        <w:rPr>
          <w:rFonts w:ascii="Times New Roman" w:hAnsi="Times New Roman" w:cs="Times New Roman"/>
        </w:rPr>
      </w:pPr>
    </w:p>
    <w:p w14:paraId="5AC50086" w14:textId="77777777" w:rsidR="0043664F" w:rsidRPr="006660D2" w:rsidRDefault="0043664F" w:rsidP="0043664F">
      <w:pPr>
        <w:spacing w:beforeAutospacing="1" w:afterAutospacing="1"/>
        <w:jc w:val="both"/>
        <w:rPr>
          <w:rStyle w:val="Heading2Char"/>
          <w:rFonts w:ascii="Times New Roman" w:eastAsia="Times New Roman" w:hAnsi="Times New Roman" w:cs="Times New Roman"/>
          <w:color w:val="auto"/>
          <w:sz w:val="22"/>
          <w:szCs w:val="22"/>
        </w:rPr>
      </w:pPr>
      <w:r w:rsidRPr="006660D2">
        <w:rPr>
          <w:rFonts w:ascii="Times New Roman" w:eastAsia="Times New Roman" w:hAnsi="Times New Roman" w:cs="Times New Roman"/>
          <w:b/>
          <w:bCs/>
          <w:noProof/>
          <w:sz w:val="22"/>
          <w:szCs w:val="22"/>
          <w:lang w:val="en-US" w:eastAsia="en-US"/>
        </w:rPr>
        <w:drawing>
          <wp:inline distT="0" distB="0" distL="0" distR="0" wp14:anchorId="462E3FD0" wp14:editId="7752EDB8">
            <wp:extent cx="5943600" cy="2352675"/>
            <wp:effectExtent l="0" t="0" r="0" b="9525"/>
            <wp:docPr id="10"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2"/>
                    <a:stretch>
                      <a:fillRect/>
                    </a:stretch>
                  </pic:blipFill>
                  <pic:spPr>
                    <a:xfrm>
                      <a:off x="0" y="0"/>
                      <a:ext cx="5943600" cy="2352675"/>
                    </a:xfrm>
                    <a:prstGeom prst="rect">
                      <a:avLst/>
                    </a:prstGeom>
                  </pic:spPr>
                </pic:pic>
              </a:graphicData>
            </a:graphic>
          </wp:inline>
        </w:drawing>
      </w:r>
    </w:p>
    <w:p w14:paraId="52B1EAEC" w14:textId="77777777" w:rsidR="0043664F" w:rsidRPr="002F63A9" w:rsidRDefault="0043664F" w:rsidP="0043664F">
      <w:pPr>
        <w:pStyle w:val="Heading2"/>
        <w:rPr>
          <w:rFonts w:ascii="Times New Roman" w:eastAsia="Times New Roman" w:hAnsi="Times New Roman" w:cs="Times New Roman"/>
          <w:rPrChange w:id="451" w:author="hp" w:date="2022-03-29T12:15:00Z">
            <w:rPr>
              <w:rFonts w:eastAsia="Times New Roman"/>
            </w:rPr>
          </w:rPrChange>
        </w:rPr>
      </w:pPr>
      <w:bookmarkStart w:id="452" w:name="_Toc99448991"/>
      <w:r w:rsidRPr="002F63A9">
        <w:rPr>
          <w:rFonts w:ascii="Times New Roman" w:eastAsia="Times New Roman" w:hAnsi="Times New Roman" w:cs="Times New Roman"/>
          <w:rPrChange w:id="453" w:author="hp" w:date="2022-03-29T12:15:00Z">
            <w:rPr>
              <w:rFonts w:eastAsia="Times New Roman"/>
            </w:rPr>
          </w:rPrChange>
        </w:rPr>
        <w:lastRenderedPageBreak/>
        <w:t>Modelling SVM Model</w:t>
      </w:r>
      <w:bookmarkEnd w:id="452"/>
      <w:r w:rsidRPr="002F63A9">
        <w:rPr>
          <w:rFonts w:ascii="Times New Roman" w:eastAsia="Times New Roman" w:hAnsi="Times New Roman" w:cs="Times New Roman"/>
          <w:rPrChange w:id="454" w:author="hp" w:date="2022-03-29T12:15:00Z">
            <w:rPr>
              <w:rFonts w:eastAsia="Times New Roman"/>
            </w:rPr>
          </w:rPrChange>
        </w:rPr>
        <w:tab/>
      </w:r>
    </w:p>
    <w:p w14:paraId="0E8E3C33" w14:textId="77777777" w:rsidR="0043664F" w:rsidRPr="006660D2" w:rsidRDefault="0043664F" w:rsidP="0043664F">
      <w:pPr>
        <w:tabs>
          <w:tab w:val="left" w:pos="3090"/>
        </w:tabs>
        <w:spacing w:beforeAutospacing="1" w:afterAutospacing="1"/>
        <w:jc w:val="both"/>
        <w:rPr>
          <w:rStyle w:val="Heading2Char"/>
          <w:rFonts w:ascii="Times New Roman" w:eastAsia="Times New Roman" w:hAnsi="Times New Roman" w:cs="Times New Roman"/>
          <w:b w:val="0"/>
          <w:bCs w:val="0"/>
          <w:color w:val="auto"/>
          <w:sz w:val="22"/>
          <w:szCs w:val="22"/>
        </w:rPr>
      </w:pPr>
      <w:r w:rsidRPr="006660D2">
        <w:rPr>
          <w:rFonts w:ascii="Times New Roman" w:eastAsia="Times New Roman" w:hAnsi="Times New Roman" w:cs="Times New Roman"/>
          <w:noProof/>
          <w:sz w:val="22"/>
          <w:szCs w:val="22"/>
          <w:lang w:val="en-US" w:eastAsia="en-US"/>
        </w:rPr>
        <w:drawing>
          <wp:inline distT="0" distB="0" distL="0" distR="0" wp14:anchorId="43769FE8" wp14:editId="38E16F0F">
            <wp:extent cx="5943600" cy="2762250"/>
            <wp:effectExtent l="0" t="0" r="0" b="0"/>
            <wp:docPr id="11"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3"/>
                    <a:stretch>
                      <a:fillRect/>
                    </a:stretch>
                  </pic:blipFill>
                  <pic:spPr>
                    <a:xfrm>
                      <a:off x="0" y="0"/>
                      <a:ext cx="5943600" cy="2762250"/>
                    </a:xfrm>
                    <a:prstGeom prst="rect">
                      <a:avLst/>
                    </a:prstGeom>
                  </pic:spPr>
                </pic:pic>
              </a:graphicData>
            </a:graphic>
          </wp:inline>
        </w:drawing>
      </w:r>
    </w:p>
    <w:p w14:paraId="01A8298D" w14:textId="77777777" w:rsidR="0043664F" w:rsidRPr="006660D2" w:rsidRDefault="0043664F" w:rsidP="0043664F">
      <w:pPr>
        <w:pStyle w:val="Heading3"/>
        <w:rPr>
          <w:rStyle w:val="Heading2Char"/>
          <w:rFonts w:ascii="Times New Roman" w:eastAsia="Times New Roman" w:hAnsi="Times New Roman" w:cs="Times New Roman"/>
          <w:color w:val="auto"/>
          <w:sz w:val="28"/>
          <w:szCs w:val="28"/>
        </w:rPr>
      </w:pPr>
      <w:bookmarkStart w:id="455" w:name="_Toc99448992"/>
      <w:r w:rsidRPr="002F63A9">
        <w:rPr>
          <w:rStyle w:val="Heading2Char"/>
          <w:rFonts w:ascii="Times New Roman" w:hAnsi="Times New Roman" w:cs="Times New Roman"/>
          <w:b/>
          <w:bCs/>
          <w:sz w:val="24"/>
          <w:szCs w:val="24"/>
          <w:rPrChange w:id="456" w:author="hp" w:date="2022-03-29T12:15:00Z">
            <w:rPr>
              <w:rStyle w:val="Heading2Char"/>
              <w:b/>
              <w:bCs/>
              <w:sz w:val="24"/>
              <w:szCs w:val="24"/>
            </w:rPr>
          </w:rPrChange>
        </w:rPr>
        <w:t>Outcomes</w:t>
      </w:r>
      <w:bookmarkEnd w:id="455"/>
      <w:r w:rsidRPr="006660D2">
        <w:rPr>
          <w:rStyle w:val="Heading2Char"/>
          <w:rFonts w:ascii="Times New Roman" w:eastAsia="Times New Roman" w:hAnsi="Times New Roman" w:cs="Times New Roman"/>
          <w:color w:val="auto"/>
          <w:sz w:val="28"/>
          <w:szCs w:val="28"/>
        </w:rPr>
        <w:t xml:space="preserve"> </w:t>
      </w:r>
    </w:p>
    <w:p w14:paraId="2B4EC277" w14:textId="77777777" w:rsidR="0043664F" w:rsidRPr="006660D2" w:rsidRDefault="0043664F" w:rsidP="0043664F">
      <w:pPr>
        <w:tabs>
          <w:tab w:val="left" w:pos="3090"/>
        </w:tabs>
        <w:spacing w:beforeAutospacing="1" w:afterAutospacing="1"/>
        <w:jc w:val="both"/>
        <w:rPr>
          <w:ins w:id="457" w:author="hp" w:date="2022-03-29T12:09:00Z"/>
          <w:rStyle w:val="Heading2Char"/>
          <w:rFonts w:ascii="Times New Roman" w:eastAsia="Times New Roman" w:hAnsi="Times New Roman" w:cs="Times New Roman"/>
          <w:color w:val="auto"/>
          <w:sz w:val="28"/>
          <w:szCs w:val="28"/>
        </w:rPr>
      </w:pPr>
      <w:r w:rsidRPr="006660D2">
        <w:rPr>
          <w:rFonts w:ascii="Times New Roman" w:eastAsia="Times New Roman" w:hAnsi="Times New Roman" w:cs="Times New Roman"/>
          <w:b/>
          <w:bCs/>
          <w:noProof/>
          <w:sz w:val="28"/>
          <w:szCs w:val="28"/>
          <w:lang w:val="en-US" w:eastAsia="en-US"/>
        </w:rPr>
        <w:drawing>
          <wp:inline distT="0" distB="0" distL="0" distR="0" wp14:anchorId="3B6E5BE1" wp14:editId="13C7A0E1">
            <wp:extent cx="5943600" cy="3333750"/>
            <wp:effectExtent l="0" t="0" r="0" b="0"/>
            <wp:docPr id="1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4"/>
                    <a:stretch>
                      <a:fillRect/>
                    </a:stretch>
                  </pic:blipFill>
                  <pic:spPr>
                    <a:xfrm>
                      <a:off x="0" y="0"/>
                      <a:ext cx="5943600" cy="3333750"/>
                    </a:xfrm>
                    <a:prstGeom prst="rect">
                      <a:avLst/>
                    </a:prstGeom>
                  </pic:spPr>
                </pic:pic>
              </a:graphicData>
            </a:graphic>
          </wp:inline>
        </w:drawing>
      </w:r>
    </w:p>
    <w:p w14:paraId="70253EAA" w14:textId="77777777" w:rsidR="00B603BF" w:rsidRPr="006660D2" w:rsidRDefault="00B603BF" w:rsidP="0043664F">
      <w:pPr>
        <w:tabs>
          <w:tab w:val="left" w:pos="3090"/>
        </w:tabs>
        <w:spacing w:beforeAutospacing="1" w:afterAutospacing="1"/>
        <w:jc w:val="both"/>
        <w:rPr>
          <w:rStyle w:val="Heading2Char"/>
          <w:rFonts w:ascii="Times New Roman" w:eastAsia="Times New Roman" w:hAnsi="Times New Roman" w:cs="Times New Roman"/>
          <w:color w:val="auto"/>
          <w:sz w:val="28"/>
          <w:szCs w:val="28"/>
        </w:rPr>
      </w:pPr>
    </w:p>
    <w:p w14:paraId="07872A93" w14:textId="77777777" w:rsidR="0043664F" w:rsidRPr="002F63A9" w:rsidRDefault="0043664F" w:rsidP="0043664F">
      <w:pPr>
        <w:pStyle w:val="Heading3"/>
        <w:rPr>
          <w:rFonts w:ascii="Times New Roman" w:hAnsi="Times New Roman" w:cs="Times New Roman"/>
          <w:rPrChange w:id="458" w:author="hp" w:date="2022-03-29T12:15:00Z">
            <w:rPr/>
          </w:rPrChange>
        </w:rPr>
      </w:pPr>
      <w:bookmarkStart w:id="459" w:name="_Toc99448993"/>
      <w:r w:rsidRPr="002F63A9">
        <w:rPr>
          <w:rFonts w:ascii="Times New Roman" w:hAnsi="Times New Roman" w:cs="Times New Roman"/>
          <w:rPrChange w:id="460" w:author="hp" w:date="2022-03-29T12:15:00Z">
            <w:rPr/>
          </w:rPrChange>
        </w:rPr>
        <w:lastRenderedPageBreak/>
        <w:t>Accuracy score</w:t>
      </w:r>
      <w:bookmarkEnd w:id="459"/>
      <w:r w:rsidRPr="002F63A9">
        <w:rPr>
          <w:rFonts w:ascii="Times New Roman" w:hAnsi="Times New Roman" w:cs="Times New Roman"/>
          <w:rPrChange w:id="461" w:author="hp" w:date="2022-03-29T12:15:00Z">
            <w:rPr/>
          </w:rPrChange>
        </w:rPr>
        <w:t xml:space="preserve"> </w:t>
      </w:r>
    </w:p>
    <w:p w14:paraId="79DD6C6A" w14:textId="77777777" w:rsidR="00630319" w:rsidRPr="006660D2" w:rsidRDefault="00630319" w:rsidP="0043664F">
      <w:pPr>
        <w:jc w:val="center"/>
        <w:rPr>
          <w:rFonts w:ascii="Times New Roman" w:hAnsi="Times New Roman" w:cs="Times New Roman"/>
          <w:lang w:eastAsia="en-US"/>
        </w:rPr>
      </w:pPr>
    </w:p>
    <w:p w14:paraId="6778F220" w14:textId="77777777" w:rsidR="0043664F" w:rsidRPr="006660D2" w:rsidRDefault="0043664F" w:rsidP="0043664F">
      <w:pPr>
        <w:jc w:val="center"/>
        <w:rPr>
          <w:rFonts w:ascii="Times New Roman" w:hAnsi="Times New Roman" w:cs="Times New Roman"/>
          <w:lang w:eastAsia="en-US"/>
        </w:rPr>
      </w:pPr>
      <w:r w:rsidRPr="006660D2">
        <w:rPr>
          <w:rFonts w:ascii="Times New Roman" w:hAnsi="Times New Roman" w:cs="Times New Roman"/>
          <w:noProof/>
          <w:lang w:val="en-US" w:eastAsia="en-US"/>
        </w:rPr>
        <w:drawing>
          <wp:inline distT="0" distB="0" distL="0" distR="0" wp14:anchorId="6C739EEB" wp14:editId="2AA48CA4">
            <wp:extent cx="4895850" cy="809625"/>
            <wp:effectExtent l="0" t="0" r="0" b="952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
                    <a:stretch>
                      <a:fillRect/>
                    </a:stretch>
                  </pic:blipFill>
                  <pic:spPr>
                    <a:xfrm>
                      <a:off x="0" y="0"/>
                      <a:ext cx="4895850" cy="809625"/>
                    </a:xfrm>
                    <a:prstGeom prst="rect">
                      <a:avLst/>
                    </a:prstGeom>
                  </pic:spPr>
                </pic:pic>
              </a:graphicData>
            </a:graphic>
          </wp:inline>
        </w:drawing>
      </w:r>
    </w:p>
    <w:p w14:paraId="3E95084F" w14:textId="14ED5E1E" w:rsidR="00630319" w:rsidRPr="002F63A9" w:rsidRDefault="00630319">
      <w:pPr>
        <w:pStyle w:val="Heading1"/>
        <w:rPr>
          <w:rFonts w:ascii="Times New Roman" w:hAnsi="Times New Roman" w:cs="Times New Roman"/>
          <w:rPrChange w:id="462" w:author="hp" w:date="2022-03-29T12:15:00Z">
            <w:rPr/>
          </w:rPrChange>
        </w:rPr>
        <w:pPrChange w:id="463" w:author="hp" w:date="2022-03-29T11:04:00Z">
          <w:pPr>
            <w:jc w:val="center"/>
          </w:pPr>
        </w:pPrChange>
      </w:pPr>
      <w:bookmarkStart w:id="464" w:name="_Toc99448994"/>
      <w:r w:rsidRPr="002F63A9">
        <w:rPr>
          <w:rFonts w:ascii="Times New Roman" w:hAnsi="Times New Roman" w:cs="Times New Roman"/>
          <w:rPrChange w:id="465" w:author="hp" w:date="2022-03-29T12:15:00Z">
            <w:rPr>
              <w:b/>
              <w:bCs/>
            </w:rPr>
          </w:rPrChange>
        </w:rPr>
        <w:t xml:space="preserve">Level 2: Descriptive Statistics </w:t>
      </w:r>
      <w:r w:rsidR="00B35C8F" w:rsidRPr="002F63A9">
        <w:rPr>
          <w:rFonts w:ascii="Times New Roman" w:hAnsi="Times New Roman" w:cs="Times New Roman"/>
          <w:rPrChange w:id="466" w:author="hp" w:date="2022-03-29T12:15:00Z">
            <w:rPr>
              <w:b/>
              <w:bCs/>
            </w:rPr>
          </w:rPrChange>
        </w:rPr>
        <w:t>(Microsoft Excel)</w:t>
      </w:r>
      <w:bookmarkEnd w:id="464"/>
      <w:r w:rsidR="00B35C8F" w:rsidRPr="002F63A9">
        <w:rPr>
          <w:rFonts w:ascii="Times New Roman" w:hAnsi="Times New Roman" w:cs="Times New Roman"/>
          <w:rPrChange w:id="467" w:author="hp" w:date="2022-03-29T12:15:00Z">
            <w:rPr>
              <w:b/>
              <w:bCs/>
            </w:rPr>
          </w:rPrChange>
        </w:rPr>
        <w:t xml:space="preserve"> </w:t>
      </w:r>
    </w:p>
    <w:p w14:paraId="3E2AD177" w14:textId="5747EDCC" w:rsidR="00630319" w:rsidRPr="002F63A9" w:rsidRDefault="00630319">
      <w:pPr>
        <w:rPr>
          <w:rFonts w:ascii="Times New Roman" w:hAnsi="Times New Roman" w:cs="Times New Roman"/>
          <w:lang w:eastAsia="en-US"/>
          <w:rPrChange w:id="468" w:author="hp" w:date="2022-03-29T12:15:00Z">
            <w:rPr/>
          </w:rPrChange>
        </w:rPr>
        <w:pPrChange w:id="469" w:author="hp" w:date="2022-03-29T11:04:00Z">
          <w:pPr>
            <w:jc w:val="center"/>
          </w:pPr>
        </w:pPrChange>
      </w:pPr>
      <w:r w:rsidRPr="002F63A9">
        <w:rPr>
          <w:rFonts w:ascii="Times New Roman" w:hAnsi="Times New Roman" w:cs="Times New Roman"/>
          <w:noProof/>
          <w:lang w:val="en-US" w:eastAsia="en-US"/>
          <w:rPrChange w:id="470" w:author="hp" w:date="2022-03-29T12:15:00Z">
            <w:rPr>
              <w:noProof/>
              <w:lang w:val="en-US" w:eastAsia="en-US"/>
            </w:rPr>
          </w:rPrChange>
        </w:rPr>
        <w:drawing>
          <wp:inline distT="0" distB="0" distL="0" distR="0" wp14:anchorId="7D7AA038" wp14:editId="05F7AC2F">
            <wp:extent cx="5943600" cy="416306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63060"/>
                    </a:xfrm>
                    <a:prstGeom prst="rect">
                      <a:avLst/>
                    </a:prstGeom>
                  </pic:spPr>
                </pic:pic>
              </a:graphicData>
            </a:graphic>
          </wp:inline>
        </w:drawing>
      </w:r>
    </w:p>
    <w:p w14:paraId="2BBE6B49" w14:textId="6D71DA65" w:rsidR="0043664F" w:rsidRPr="002F63A9" w:rsidRDefault="00C615B7" w:rsidP="0081187F">
      <w:pPr>
        <w:pStyle w:val="Heading2"/>
        <w:rPr>
          <w:rFonts w:ascii="Times New Roman" w:hAnsi="Times New Roman" w:cs="Times New Roman"/>
          <w:rPrChange w:id="471" w:author="hp" w:date="2022-03-29T12:15:00Z">
            <w:rPr/>
          </w:rPrChange>
        </w:rPr>
      </w:pPr>
      <w:bookmarkStart w:id="472" w:name="_Toc99448995"/>
      <w:r w:rsidRPr="002F63A9">
        <w:rPr>
          <w:rFonts w:ascii="Times New Roman" w:hAnsi="Times New Roman" w:cs="Times New Roman"/>
          <w:rPrChange w:id="473" w:author="hp" w:date="2022-03-29T12:15:00Z">
            <w:rPr/>
          </w:rPrChange>
        </w:rPr>
        <w:t>Dataset information</w:t>
      </w:r>
      <w:bookmarkEnd w:id="472"/>
      <w:r w:rsidRPr="002F63A9">
        <w:rPr>
          <w:rFonts w:ascii="Times New Roman" w:hAnsi="Times New Roman" w:cs="Times New Roman"/>
          <w:rPrChange w:id="474" w:author="hp" w:date="2022-03-29T12:15:00Z">
            <w:rPr/>
          </w:rPrChange>
        </w:rPr>
        <w:t xml:space="preserve"> </w:t>
      </w:r>
    </w:p>
    <w:p w14:paraId="1A4250B0" w14:textId="2C2FB869" w:rsidR="00C615B7" w:rsidRPr="002F63A9" w:rsidRDefault="00C615B7" w:rsidP="00CA00D6">
      <w:pPr>
        <w:rPr>
          <w:rFonts w:ascii="Times New Roman" w:hAnsi="Times New Roman" w:cs="Times New Roman"/>
          <w:lang w:eastAsia="en-US"/>
          <w:rPrChange w:id="475" w:author="hp" w:date="2022-03-29T12:15:00Z">
            <w:rPr>
              <w:lang w:eastAsia="en-US"/>
            </w:rPr>
          </w:rPrChange>
        </w:rPr>
      </w:pPr>
      <w:r w:rsidRPr="002F63A9">
        <w:rPr>
          <w:rFonts w:ascii="Times New Roman" w:hAnsi="Times New Roman" w:cs="Times New Roman"/>
          <w:lang w:eastAsia="en-US"/>
          <w:rPrChange w:id="476" w:author="hp" w:date="2022-03-29T12:15:00Z">
            <w:rPr>
              <w:lang w:eastAsia="en-US"/>
            </w:rPr>
          </w:rPrChange>
        </w:rPr>
        <w:t xml:space="preserve">The dataset was </w:t>
      </w:r>
      <w:del w:id="477" w:author="hp" w:date="2022-03-29T11:06:00Z">
        <w:r w:rsidRPr="002F63A9" w:rsidDel="00CA00D6">
          <w:rPr>
            <w:rFonts w:ascii="Times New Roman" w:hAnsi="Times New Roman" w:cs="Times New Roman"/>
            <w:lang w:eastAsia="en-US"/>
            <w:rPrChange w:id="478" w:author="hp" w:date="2022-03-29T12:15:00Z">
              <w:rPr>
                <w:lang w:eastAsia="en-US"/>
              </w:rPr>
            </w:rPrChange>
          </w:rPr>
          <w:delText>scraped</w:delText>
        </w:r>
      </w:del>
      <w:ins w:id="479" w:author="hp" w:date="2022-03-29T11:06:00Z">
        <w:r w:rsidR="00CA00D6" w:rsidRPr="002F63A9">
          <w:rPr>
            <w:rFonts w:ascii="Times New Roman" w:hAnsi="Times New Roman" w:cs="Times New Roman"/>
            <w:lang w:eastAsia="en-US"/>
            <w:rPrChange w:id="480" w:author="hp" w:date="2022-03-29T12:15:00Z">
              <w:rPr>
                <w:lang w:eastAsia="en-US"/>
              </w:rPr>
            </w:rPrChange>
          </w:rPr>
          <w:t>shabby</w:t>
        </w:r>
      </w:ins>
      <w:r w:rsidRPr="002F63A9">
        <w:rPr>
          <w:rFonts w:ascii="Times New Roman" w:hAnsi="Times New Roman" w:cs="Times New Roman"/>
          <w:lang w:eastAsia="en-US"/>
          <w:rPrChange w:id="481" w:author="hp" w:date="2022-03-29T12:15:00Z">
            <w:rPr>
              <w:lang w:eastAsia="en-US"/>
            </w:rPr>
          </w:rPrChange>
        </w:rPr>
        <w:t xml:space="preserve"> from London website. </w:t>
      </w:r>
      <w:r w:rsidR="00CA00D6" w:rsidRPr="002F63A9">
        <w:rPr>
          <w:rFonts w:ascii="Times New Roman" w:hAnsi="Times New Roman" w:cs="Times New Roman"/>
          <w:lang w:eastAsia="en-US"/>
          <w:rPrChange w:id="482" w:author="hp" w:date="2022-03-29T12:15:00Z">
            <w:rPr>
              <w:lang w:eastAsia="en-US"/>
            </w:rPr>
          </w:rPrChange>
        </w:rPr>
        <w:t xml:space="preserve">The dataset shows roadside </w:t>
      </w:r>
      <w:r w:rsidR="0081187F" w:rsidRPr="002F63A9">
        <w:rPr>
          <w:rFonts w:ascii="Times New Roman" w:hAnsi="Times New Roman" w:cs="Times New Roman"/>
          <w:lang w:eastAsia="en-US"/>
          <w:rPrChange w:id="483" w:author="hp" w:date="2022-03-29T12:15:00Z">
            <w:rPr>
              <w:lang w:eastAsia="en-US"/>
            </w:rPr>
          </w:rPrChange>
        </w:rPr>
        <w:t>and background average reading</w:t>
      </w:r>
      <w:r w:rsidR="00086BE0" w:rsidRPr="002F63A9">
        <w:rPr>
          <w:rFonts w:ascii="Times New Roman" w:hAnsi="Times New Roman" w:cs="Times New Roman"/>
          <w:lang w:eastAsia="en-US"/>
          <w:rPrChange w:id="484" w:author="hp" w:date="2022-03-29T12:15:00Z">
            <w:rPr>
              <w:lang w:eastAsia="en-US"/>
            </w:rPr>
          </w:rPrChange>
        </w:rPr>
        <w:t xml:space="preserve">, the attribute contains, nitric oxide, nitrogen dioxide, oxides of nitrogen, ozone, </w:t>
      </w:r>
      <w:r w:rsidR="00C53EFA" w:rsidRPr="002F63A9">
        <w:rPr>
          <w:rFonts w:ascii="Times New Roman" w:hAnsi="Times New Roman" w:cs="Times New Roman"/>
          <w:lang w:eastAsia="en-US"/>
          <w:rPrChange w:id="485" w:author="hp" w:date="2022-03-29T12:15:00Z">
            <w:rPr>
              <w:lang w:eastAsia="en-US"/>
            </w:rPr>
          </w:rPrChange>
        </w:rPr>
        <w:t xml:space="preserve">the particular matter of dataset value </w:t>
      </w:r>
      <w:r w:rsidR="00BA155D" w:rsidRPr="002F63A9">
        <w:rPr>
          <w:rFonts w:ascii="Times New Roman" w:hAnsi="Times New Roman" w:cs="Times New Roman"/>
          <w:lang w:eastAsia="en-US"/>
          <w:rPrChange w:id="486" w:author="hp" w:date="2022-03-29T12:15:00Z">
            <w:rPr>
              <w:lang w:eastAsia="en-US"/>
            </w:rPr>
          </w:rPrChange>
        </w:rPr>
        <w:t xml:space="preserve">PM10 to PM2.5 including sulphur oxide, the measuring </w:t>
      </w:r>
      <w:r w:rsidR="00BA155D" w:rsidRPr="002F63A9">
        <w:rPr>
          <w:rFonts w:ascii="Times New Roman" w:hAnsi="Times New Roman" w:cs="Times New Roman"/>
          <w:lang w:eastAsia="en-US"/>
          <w:rPrChange w:id="487" w:author="hp" w:date="2022-03-29T12:15:00Z">
            <w:rPr>
              <w:lang w:eastAsia="en-US"/>
            </w:rPr>
          </w:rPrChange>
        </w:rPr>
        <w:lastRenderedPageBreak/>
        <w:t>with micrograms per cubic meter of air UG/m3 and the spreadsheet present the each row index level with readings falls in including chart showings with month and day.</w:t>
      </w:r>
    </w:p>
    <w:p w14:paraId="66E9A36F" w14:textId="06885A52" w:rsidR="00BA155D" w:rsidRPr="002F63A9" w:rsidRDefault="00BA155D" w:rsidP="00CA00D6">
      <w:pPr>
        <w:rPr>
          <w:rFonts w:ascii="Times New Roman" w:hAnsi="Times New Roman" w:cs="Times New Roman"/>
          <w:lang w:eastAsia="en-US"/>
          <w:rPrChange w:id="488" w:author="hp" w:date="2022-03-29T12:15:00Z">
            <w:rPr>
              <w:lang w:eastAsia="en-US"/>
            </w:rPr>
          </w:rPrChange>
        </w:rPr>
      </w:pPr>
      <w:r w:rsidRPr="002F63A9">
        <w:rPr>
          <w:rFonts w:ascii="Times New Roman" w:hAnsi="Times New Roman" w:cs="Times New Roman"/>
          <w:lang w:eastAsia="en-US"/>
          <w:rPrChange w:id="489" w:author="hp" w:date="2022-03-29T12:15:00Z">
            <w:rPr>
              <w:lang w:eastAsia="en-US"/>
            </w:rPr>
          </w:rPrChange>
        </w:rPr>
        <w:t>Dataset contains London air quality average level on per mo</w:t>
      </w:r>
      <w:r w:rsidR="00013F19" w:rsidRPr="002F63A9">
        <w:rPr>
          <w:rFonts w:ascii="Times New Roman" w:hAnsi="Times New Roman" w:cs="Times New Roman"/>
          <w:lang w:eastAsia="en-US"/>
          <w:rPrChange w:id="490" w:author="hp" w:date="2022-03-29T12:15:00Z">
            <w:rPr>
              <w:lang w:eastAsia="en-US"/>
            </w:rPr>
          </w:rPrChange>
        </w:rPr>
        <w:t>nth average level (Github 2020).</w:t>
      </w:r>
    </w:p>
    <w:p w14:paraId="5809AEEB" w14:textId="77777777" w:rsidR="00013F19" w:rsidRPr="002F63A9" w:rsidRDefault="00013F19" w:rsidP="00CA00D6">
      <w:pPr>
        <w:rPr>
          <w:rFonts w:ascii="Times New Roman" w:hAnsi="Times New Roman" w:cs="Times New Roman"/>
          <w:lang w:eastAsia="en-US"/>
          <w:rPrChange w:id="491" w:author="hp" w:date="2022-03-29T12:15:00Z">
            <w:rPr>
              <w:lang w:eastAsia="en-US"/>
            </w:rPr>
          </w:rPrChange>
        </w:rPr>
      </w:pPr>
    </w:p>
    <w:p w14:paraId="699B7AB6" w14:textId="1F703FC3" w:rsidR="00013F19" w:rsidRPr="002F63A9" w:rsidRDefault="00013F19">
      <w:pPr>
        <w:pStyle w:val="Heading2"/>
        <w:rPr>
          <w:rFonts w:ascii="Times New Roman" w:hAnsi="Times New Roman" w:cs="Times New Roman"/>
          <w:rPrChange w:id="492" w:author="hp" w:date="2022-03-29T12:15:00Z">
            <w:rPr/>
          </w:rPrChange>
        </w:rPr>
        <w:pPrChange w:id="493" w:author="hp" w:date="2022-03-29T11:12:00Z">
          <w:pPr/>
        </w:pPrChange>
      </w:pPr>
      <w:bookmarkStart w:id="494" w:name="_Toc99448996"/>
      <w:r w:rsidRPr="002F63A9">
        <w:rPr>
          <w:rFonts w:ascii="Times New Roman" w:hAnsi="Times New Roman" w:cs="Times New Roman"/>
          <w:rPrChange w:id="495" w:author="hp" w:date="2022-03-29T12:15:00Z">
            <w:rPr>
              <w:b/>
              <w:bCs/>
            </w:rPr>
          </w:rPrChange>
        </w:rPr>
        <w:t>Attribute selection for descriptive statistics</w:t>
      </w:r>
      <w:bookmarkEnd w:id="494"/>
      <w:r w:rsidRPr="002F63A9">
        <w:rPr>
          <w:rFonts w:ascii="Times New Roman" w:hAnsi="Times New Roman" w:cs="Times New Roman"/>
          <w:rPrChange w:id="496" w:author="hp" w:date="2022-03-29T12:15:00Z">
            <w:rPr>
              <w:b/>
              <w:bCs/>
            </w:rPr>
          </w:rPrChange>
        </w:rPr>
        <w:t xml:space="preserve"> </w:t>
      </w:r>
    </w:p>
    <w:p w14:paraId="4F3CB1D2" w14:textId="0AC9C7CD" w:rsidR="006A6166" w:rsidRPr="002F63A9" w:rsidRDefault="006A6166">
      <w:pPr>
        <w:rPr>
          <w:rFonts w:ascii="Times New Roman" w:hAnsi="Times New Roman" w:cs="Times New Roman"/>
          <w:lang w:eastAsia="en-US"/>
          <w:rPrChange w:id="497" w:author="hp" w:date="2022-03-29T12:15:00Z">
            <w:rPr>
              <w:lang w:eastAsia="en-US"/>
            </w:rPr>
          </w:rPrChange>
        </w:rPr>
      </w:pPr>
      <w:r w:rsidRPr="002F63A9">
        <w:rPr>
          <w:rFonts w:ascii="Times New Roman" w:hAnsi="Times New Roman" w:cs="Times New Roman"/>
          <w:lang w:eastAsia="en-US"/>
          <w:rPrChange w:id="498" w:author="hp" w:date="2022-03-29T12:15:00Z">
            <w:rPr>
              <w:lang w:eastAsia="en-US"/>
            </w:rPr>
          </w:rPrChange>
        </w:rPr>
        <w:t xml:space="preserve">This attribute taken from dataset csv file: </w:t>
      </w:r>
    </w:p>
    <w:p w14:paraId="7CB21CCE" w14:textId="58108DD4" w:rsidR="00684602" w:rsidRPr="002F63A9" w:rsidRDefault="00684602">
      <w:pPr>
        <w:pStyle w:val="Heading2"/>
        <w:rPr>
          <w:rFonts w:ascii="Times New Roman" w:hAnsi="Times New Roman" w:cs="Times New Roman"/>
          <w:rPrChange w:id="499" w:author="hp" w:date="2022-03-29T12:15:00Z">
            <w:rPr/>
          </w:rPrChange>
        </w:rPr>
        <w:pPrChange w:id="500" w:author="hp" w:date="2022-03-29T11:20:00Z">
          <w:pPr/>
        </w:pPrChange>
      </w:pPr>
      <w:bookmarkStart w:id="501" w:name="_Toc99448997"/>
      <w:r w:rsidRPr="002F63A9">
        <w:rPr>
          <w:rFonts w:ascii="Times New Roman" w:hAnsi="Times New Roman" w:cs="Times New Roman"/>
          <w:rPrChange w:id="502" w:author="hp" w:date="2022-03-29T12:15:00Z">
            <w:rPr>
              <w:b/>
              <w:bCs/>
            </w:rPr>
          </w:rPrChange>
        </w:rPr>
        <w:t>Dataset attribute</w:t>
      </w:r>
      <w:bookmarkEnd w:id="501"/>
    </w:p>
    <w:p w14:paraId="72D98687" w14:textId="0DD61C21" w:rsidR="00571DD4" w:rsidRPr="002F63A9" w:rsidRDefault="00013F19" w:rsidP="00013F19">
      <w:pPr>
        <w:spacing w:after="0" w:line="240" w:lineRule="auto"/>
        <w:rPr>
          <w:rFonts w:ascii="Times New Roman" w:eastAsia="Times New Roman" w:hAnsi="Times New Roman" w:cs="Times New Roman"/>
          <w:i/>
          <w:iCs/>
          <w:color w:val="000000"/>
          <w:sz w:val="32"/>
          <w:szCs w:val="32"/>
          <w:lang w:val="en-US" w:eastAsia="en-US"/>
          <w:rPrChange w:id="503" w:author="hp" w:date="2022-03-29T12:15:00Z">
            <w:rPr>
              <w:rFonts w:eastAsia="Times New Roman" w:cs="Times New Roman"/>
              <w:i/>
              <w:iCs/>
              <w:color w:val="000000"/>
              <w:sz w:val="32"/>
              <w:szCs w:val="32"/>
              <w:lang w:val="en-US" w:eastAsia="en-US"/>
            </w:rPr>
          </w:rPrChange>
        </w:rPr>
      </w:pPr>
      <w:r w:rsidRPr="002F63A9">
        <w:rPr>
          <w:rFonts w:ascii="Times New Roman" w:eastAsia="Times New Roman" w:hAnsi="Times New Roman" w:cs="Times New Roman"/>
          <w:i/>
          <w:iCs/>
          <w:color w:val="000000"/>
          <w:sz w:val="32"/>
          <w:szCs w:val="32"/>
          <w:lang w:val="en-US" w:eastAsia="en-US"/>
          <w:rPrChange w:id="504" w:author="hp" w:date="2022-03-29T12:15:00Z">
            <w:rPr>
              <w:rFonts w:eastAsia="Times New Roman" w:cs="Times New Roman"/>
              <w:i/>
              <w:iCs/>
              <w:color w:val="000000"/>
              <w:sz w:val="32"/>
              <w:szCs w:val="32"/>
              <w:lang w:val="en-US" w:eastAsia="en-US"/>
            </w:rPr>
          </w:rPrChange>
        </w:rPr>
        <w:t>London Mean Background PM2.5 Particulate (ug/m3</w:t>
      </w:r>
      <w:r w:rsidR="00641670" w:rsidRPr="002F63A9">
        <w:rPr>
          <w:rFonts w:ascii="Times New Roman" w:eastAsia="Times New Roman" w:hAnsi="Times New Roman" w:cs="Times New Roman"/>
          <w:i/>
          <w:iCs/>
          <w:color w:val="000000"/>
          <w:sz w:val="32"/>
          <w:szCs w:val="32"/>
          <w:lang w:val="en-US" w:eastAsia="en-US"/>
          <w:rPrChange w:id="505" w:author="hp" w:date="2022-03-29T12:15:00Z">
            <w:rPr>
              <w:rFonts w:eastAsia="Times New Roman" w:cs="Times New Roman"/>
              <w:i/>
              <w:iCs/>
              <w:color w:val="000000"/>
              <w:sz w:val="32"/>
              <w:szCs w:val="32"/>
              <w:lang w:val="en-US" w:eastAsia="en-US"/>
            </w:rPr>
          </w:rPrChange>
        </w:rPr>
        <w:t>) Column1</w:t>
      </w:r>
    </w:p>
    <w:p w14:paraId="1FE5B2C7" w14:textId="77777777" w:rsidR="00571DD4" w:rsidRPr="002F63A9" w:rsidRDefault="00571DD4">
      <w:pPr>
        <w:rPr>
          <w:rFonts w:ascii="Times New Roman" w:eastAsia="Times New Roman" w:hAnsi="Times New Roman" w:cs="Times New Roman"/>
          <w:lang w:val="en-US" w:eastAsia="en-US"/>
          <w:rPrChange w:id="506" w:author="hp" w:date="2022-03-29T12:15:00Z">
            <w:rPr>
              <w:rFonts w:eastAsia="Times New Roman"/>
              <w:lang w:val="en-US" w:eastAsia="en-US"/>
            </w:rPr>
          </w:rPrChange>
        </w:rPr>
        <w:pPrChange w:id="507" w:author="hp" w:date="2022-03-29T11:12:00Z">
          <w:pPr>
            <w:spacing w:after="0" w:line="240" w:lineRule="auto"/>
          </w:pPr>
        </w:pPrChange>
      </w:pPr>
    </w:p>
    <w:p w14:paraId="4A08347D" w14:textId="7B324A17" w:rsidR="00571DD4" w:rsidRPr="002F63A9" w:rsidRDefault="00571DD4">
      <w:pPr>
        <w:rPr>
          <w:rFonts w:ascii="Times New Roman" w:eastAsia="Times New Roman" w:hAnsi="Times New Roman" w:cs="Times New Roman"/>
          <w:lang w:val="en-US" w:eastAsia="en-US"/>
          <w:rPrChange w:id="508" w:author="hp" w:date="2022-03-29T12:15:00Z">
            <w:rPr>
              <w:rFonts w:eastAsia="Times New Roman"/>
              <w:lang w:val="en-US" w:eastAsia="en-US"/>
            </w:rPr>
          </w:rPrChange>
        </w:rPr>
        <w:pPrChange w:id="509" w:author="hp" w:date="2022-03-29T11:12:00Z">
          <w:pPr>
            <w:spacing w:after="0" w:line="240" w:lineRule="auto"/>
          </w:pPr>
        </w:pPrChange>
      </w:pPr>
      <w:r w:rsidRPr="002F63A9">
        <w:rPr>
          <w:rFonts w:ascii="Times New Roman" w:eastAsia="Times New Roman" w:hAnsi="Times New Roman" w:cs="Times New Roman"/>
          <w:lang w:val="en-US" w:eastAsia="en-US"/>
          <w:rPrChange w:id="510" w:author="hp" w:date="2022-03-29T12:15:00Z">
            <w:rPr>
              <w:rFonts w:eastAsia="Times New Roman"/>
              <w:lang w:val="en-US" w:eastAsia="en-US"/>
            </w:rPr>
          </w:rPrChange>
        </w:rPr>
        <w:t xml:space="preserve">This attribute selected from csv file dataset of London air quality per average month. </w:t>
      </w:r>
      <w:r w:rsidR="00641670" w:rsidRPr="002F63A9">
        <w:rPr>
          <w:rFonts w:ascii="Times New Roman" w:eastAsia="Times New Roman" w:hAnsi="Times New Roman" w:cs="Times New Roman"/>
          <w:lang w:val="en-US" w:eastAsia="en-US"/>
          <w:rPrChange w:id="511" w:author="hp" w:date="2022-03-29T12:15:00Z">
            <w:rPr>
              <w:rFonts w:eastAsia="Times New Roman"/>
              <w:lang w:val="en-US" w:eastAsia="en-US"/>
            </w:rPr>
          </w:rPrChange>
        </w:rPr>
        <w:t xml:space="preserve">Selection of 50 values. </w:t>
      </w:r>
    </w:p>
    <w:p w14:paraId="5185570A" w14:textId="5BE26FFC" w:rsidR="00060C5F" w:rsidRPr="002F63A9" w:rsidRDefault="00AC5EA0">
      <w:pPr>
        <w:pStyle w:val="Heading2"/>
        <w:numPr>
          <w:ilvl w:val="0"/>
          <w:numId w:val="0"/>
        </w:numPr>
        <w:ind w:left="576" w:hanging="576"/>
        <w:rPr>
          <w:rFonts w:ascii="Times New Roman" w:eastAsia="Times New Roman" w:hAnsi="Times New Roman" w:cs="Times New Roman"/>
          <w:lang w:val="en-US"/>
          <w:rPrChange w:id="512" w:author="hp" w:date="2022-03-29T12:15:00Z">
            <w:rPr>
              <w:rFonts w:eastAsia="Times New Roman"/>
              <w:lang w:val="en-US"/>
            </w:rPr>
          </w:rPrChange>
        </w:rPr>
        <w:pPrChange w:id="513" w:author="hp" w:date="2022-03-29T11:14:00Z">
          <w:pPr>
            <w:spacing w:after="0" w:line="240" w:lineRule="auto"/>
          </w:pPr>
        </w:pPrChange>
      </w:pPr>
      <w:bookmarkStart w:id="514" w:name="_Toc99448998"/>
      <w:r w:rsidRPr="002F63A9">
        <w:rPr>
          <w:rFonts w:ascii="Times New Roman" w:eastAsia="Times New Roman" w:hAnsi="Times New Roman" w:cs="Times New Roman"/>
          <w:sz w:val="24"/>
          <w:szCs w:val="24"/>
          <w:lang w:val="en-US"/>
          <w:rPrChange w:id="515" w:author="hp" w:date="2022-03-29T12:15:00Z">
            <w:rPr>
              <w:rFonts w:eastAsia="Times New Roman"/>
              <w:b/>
              <w:bCs/>
              <w:lang w:val="en-US"/>
            </w:rPr>
          </w:rPrChange>
        </w:rPr>
        <w:t>Descriptive statistics detail:</w:t>
      </w:r>
      <w:bookmarkEnd w:id="514"/>
    </w:p>
    <w:p w14:paraId="39DFDB07" w14:textId="697A0FA2" w:rsidR="00AC5EA0" w:rsidRPr="002F63A9" w:rsidRDefault="00AC5EA0">
      <w:pPr>
        <w:pStyle w:val="ListParagraph"/>
        <w:numPr>
          <w:ilvl w:val="0"/>
          <w:numId w:val="5"/>
        </w:numPr>
        <w:spacing w:line="240" w:lineRule="auto"/>
        <w:rPr>
          <w:rFonts w:ascii="Times New Roman" w:hAnsi="Times New Roman" w:cs="Times New Roman"/>
          <w:lang w:val="en-US"/>
          <w:rPrChange w:id="516" w:author="hp" w:date="2022-03-29T12:15:00Z">
            <w:rPr>
              <w:lang w:val="en-US"/>
            </w:rPr>
          </w:rPrChange>
        </w:rPr>
        <w:pPrChange w:id="517" w:author="hp" w:date="2022-03-29T11:15:00Z">
          <w:pPr>
            <w:spacing w:after="0" w:line="240" w:lineRule="auto"/>
          </w:pPr>
        </w:pPrChange>
      </w:pPr>
      <w:r w:rsidRPr="002F63A9">
        <w:rPr>
          <w:rFonts w:ascii="Times New Roman" w:hAnsi="Times New Roman" w:cs="Times New Roman"/>
          <w:lang w:val="en-US"/>
          <w:rPrChange w:id="518" w:author="hp" w:date="2022-03-29T12:15:00Z">
            <w:rPr>
              <w:lang w:val="en-US"/>
            </w:rPr>
          </w:rPrChange>
        </w:rPr>
        <w:t>Mean : 15.51</w:t>
      </w:r>
    </w:p>
    <w:p w14:paraId="10E62DDC" w14:textId="7E5B2EF8" w:rsidR="00AC5EA0" w:rsidRPr="002F63A9" w:rsidRDefault="00AC5EA0">
      <w:pPr>
        <w:pStyle w:val="ListParagraph"/>
        <w:numPr>
          <w:ilvl w:val="0"/>
          <w:numId w:val="5"/>
        </w:numPr>
        <w:spacing w:line="240" w:lineRule="auto"/>
        <w:rPr>
          <w:rFonts w:ascii="Times New Roman" w:hAnsi="Times New Roman" w:cs="Times New Roman"/>
          <w:lang w:val="en-US"/>
          <w:rPrChange w:id="519" w:author="hp" w:date="2022-03-29T12:15:00Z">
            <w:rPr>
              <w:lang w:val="en-US"/>
            </w:rPr>
          </w:rPrChange>
        </w:rPr>
        <w:pPrChange w:id="520" w:author="hp" w:date="2022-03-29T11:15:00Z">
          <w:pPr>
            <w:spacing w:after="0" w:line="240" w:lineRule="auto"/>
          </w:pPr>
        </w:pPrChange>
      </w:pPr>
      <w:r w:rsidRPr="002F63A9">
        <w:rPr>
          <w:rFonts w:ascii="Times New Roman" w:hAnsi="Times New Roman" w:cs="Times New Roman"/>
          <w:lang w:val="en-US"/>
          <w:rPrChange w:id="521" w:author="hp" w:date="2022-03-29T12:15:00Z">
            <w:rPr>
              <w:lang w:val="en-US"/>
            </w:rPr>
          </w:rPrChange>
        </w:rPr>
        <w:t xml:space="preserve">Standard error </w:t>
      </w:r>
      <w:r w:rsidR="00B734F6" w:rsidRPr="002F63A9">
        <w:rPr>
          <w:rFonts w:ascii="Times New Roman" w:hAnsi="Times New Roman" w:cs="Times New Roman"/>
          <w:lang w:val="en-US"/>
          <w:rPrChange w:id="522" w:author="hp" w:date="2022-03-29T12:15:00Z">
            <w:rPr>
              <w:lang w:val="en-US"/>
            </w:rPr>
          </w:rPrChange>
        </w:rPr>
        <w:t xml:space="preserve">: </w:t>
      </w:r>
      <w:r w:rsidRPr="002F63A9">
        <w:rPr>
          <w:rFonts w:ascii="Times New Roman" w:hAnsi="Times New Roman" w:cs="Times New Roman"/>
          <w:lang w:val="en-US"/>
          <w:rPrChange w:id="523" w:author="hp" w:date="2022-03-29T12:15:00Z">
            <w:rPr>
              <w:lang w:val="en-US"/>
            </w:rPr>
          </w:rPrChange>
        </w:rPr>
        <w:t>1.25</w:t>
      </w:r>
    </w:p>
    <w:p w14:paraId="06B52153" w14:textId="0B25D955" w:rsidR="00AC5EA0" w:rsidRPr="002F63A9" w:rsidRDefault="00AA3A5A">
      <w:pPr>
        <w:pStyle w:val="ListParagraph"/>
        <w:numPr>
          <w:ilvl w:val="0"/>
          <w:numId w:val="5"/>
        </w:numPr>
        <w:spacing w:line="240" w:lineRule="auto"/>
        <w:rPr>
          <w:rFonts w:ascii="Times New Roman" w:hAnsi="Times New Roman" w:cs="Times New Roman"/>
          <w:lang w:val="en-US"/>
          <w:rPrChange w:id="524" w:author="hp" w:date="2022-03-29T12:15:00Z">
            <w:rPr>
              <w:lang w:val="en-US"/>
            </w:rPr>
          </w:rPrChange>
        </w:rPr>
        <w:pPrChange w:id="525" w:author="hp" w:date="2022-03-29T11:15:00Z">
          <w:pPr>
            <w:spacing w:after="0" w:line="240" w:lineRule="auto"/>
          </w:pPr>
        </w:pPrChange>
      </w:pPr>
      <w:r w:rsidRPr="002F63A9">
        <w:rPr>
          <w:rFonts w:ascii="Times New Roman" w:hAnsi="Times New Roman" w:cs="Times New Roman"/>
          <w:lang w:val="en-US"/>
          <w:rPrChange w:id="526" w:author="hp" w:date="2022-03-29T12:15:00Z">
            <w:rPr>
              <w:lang w:val="en-US"/>
            </w:rPr>
          </w:rPrChange>
        </w:rPr>
        <w:t xml:space="preserve">Median </w:t>
      </w:r>
      <w:r w:rsidR="00B734F6" w:rsidRPr="002F63A9">
        <w:rPr>
          <w:rFonts w:ascii="Times New Roman" w:hAnsi="Times New Roman" w:cs="Times New Roman"/>
          <w:lang w:val="en-US"/>
          <w:rPrChange w:id="527" w:author="hp" w:date="2022-03-29T12:15:00Z">
            <w:rPr>
              <w:lang w:val="en-US"/>
            </w:rPr>
          </w:rPrChange>
        </w:rPr>
        <w:t xml:space="preserve">: </w:t>
      </w:r>
      <w:r w:rsidRPr="002F63A9">
        <w:rPr>
          <w:rFonts w:ascii="Times New Roman" w:hAnsi="Times New Roman" w:cs="Times New Roman"/>
          <w:lang w:val="en-US"/>
          <w:rPrChange w:id="528" w:author="hp" w:date="2022-03-29T12:15:00Z">
            <w:rPr>
              <w:lang w:val="en-US"/>
            </w:rPr>
          </w:rPrChange>
        </w:rPr>
        <w:t>14.35</w:t>
      </w:r>
    </w:p>
    <w:p w14:paraId="322FD62E" w14:textId="3FE2B429" w:rsidR="00AA3A5A" w:rsidRPr="002F63A9" w:rsidRDefault="00AA3A5A">
      <w:pPr>
        <w:pStyle w:val="ListParagraph"/>
        <w:numPr>
          <w:ilvl w:val="0"/>
          <w:numId w:val="5"/>
        </w:numPr>
        <w:spacing w:line="240" w:lineRule="auto"/>
        <w:rPr>
          <w:rFonts w:ascii="Times New Roman" w:hAnsi="Times New Roman" w:cs="Times New Roman"/>
          <w:lang w:val="en-US"/>
          <w:rPrChange w:id="529" w:author="hp" w:date="2022-03-29T12:15:00Z">
            <w:rPr>
              <w:caps/>
              <w:lang w:val="en-US"/>
            </w:rPr>
          </w:rPrChange>
        </w:rPr>
        <w:pPrChange w:id="530" w:author="hp" w:date="2022-03-29T11:15:00Z">
          <w:pPr>
            <w:spacing w:after="0" w:line="240" w:lineRule="auto"/>
          </w:pPr>
        </w:pPrChange>
      </w:pPr>
      <w:r w:rsidRPr="002F63A9">
        <w:rPr>
          <w:rFonts w:ascii="Times New Roman" w:hAnsi="Times New Roman" w:cs="Times New Roman"/>
          <w:lang w:val="en-US"/>
          <w:rPrChange w:id="531" w:author="hp" w:date="2022-03-29T12:15:00Z">
            <w:rPr>
              <w:lang w:val="en-US"/>
            </w:rPr>
          </w:rPrChange>
        </w:rPr>
        <w:t>Mode: N/A</w:t>
      </w:r>
    </w:p>
    <w:p w14:paraId="0CFC234B" w14:textId="460F4175" w:rsidR="00AA3A5A" w:rsidRPr="002F63A9" w:rsidRDefault="00AA3A5A">
      <w:pPr>
        <w:pStyle w:val="ListParagraph"/>
        <w:numPr>
          <w:ilvl w:val="0"/>
          <w:numId w:val="5"/>
        </w:numPr>
        <w:spacing w:line="240" w:lineRule="auto"/>
        <w:rPr>
          <w:rFonts w:ascii="Times New Roman" w:hAnsi="Times New Roman" w:cs="Times New Roman"/>
          <w:lang w:val="en-US"/>
          <w:rPrChange w:id="532" w:author="hp" w:date="2022-03-29T12:15:00Z">
            <w:rPr>
              <w:lang w:val="en-US"/>
            </w:rPr>
          </w:rPrChange>
        </w:rPr>
        <w:pPrChange w:id="533" w:author="hp" w:date="2022-03-29T11:15:00Z">
          <w:pPr>
            <w:spacing w:after="0" w:line="240" w:lineRule="auto"/>
          </w:pPr>
        </w:pPrChange>
      </w:pPr>
      <w:r w:rsidRPr="002F63A9">
        <w:rPr>
          <w:rFonts w:ascii="Times New Roman" w:hAnsi="Times New Roman" w:cs="Times New Roman"/>
          <w:lang w:val="en-US"/>
          <w:rPrChange w:id="534" w:author="hp" w:date="2022-03-29T12:15:00Z">
            <w:rPr>
              <w:lang w:val="en-US"/>
            </w:rPr>
          </w:rPrChange>
        </w:rPr>
        <w:t xml:space="preserve">Standard deviation </w:t>
      </w:r>
      <w:r w:rsidR="00B734F6" w:rsidRPr="002F63A9">
        <w:rPr>
          <w:rFonts w:ascii="Times New Roman" w:hAnsi="Times New Roman" w:cs="Times New Roman"/>
          <w:lang w:val="en-US"/>
          <w:rPrChange w:id="535" w:author="hp" w:date="2022-03-29T12:15:00Z">
            <w:rPr>
              <w:lang w:val="en-US"/>
            </w:rPr>
          </w:rPrChange>
        </w:rPr>
        <w:t xml:space="preserve">: </w:t>
      </w:r>
      <w:r w:rsidRPr="002F63A9">
        <w:rPr>
          <w:rFonts w:ascii="Times New Roman" w:hAnsi="Times New Roman" w:cs="Times New Roman"/>
          <w:lang w:val="en-US"/>
          <w:rPrChange w:id="536" w:author="hp" w:date="2022-03-29T12:15:00Z">
            <w:rPr>
              <w:lang w:val="en-US"/>
            </w:rPr>
          </w:rPrChange>
        </w:rPr>
        <w:t xml:space="preserve">5.30 </w:t>
      </w:r>
    </w:p>
    <w:p w14:paraId="62FAB948" w14:textId="6969D802" w:rsidR="00AA3A5A" w:rsidRPr="002F63A9" w:rsidRDefault="003E6697">
      <w:pPr>
        <w:pStyle w:val="ListParagraph"/>
        <w:numPr>
          <w:ilvl w:val="0"/>
          <w:numId w:val="5"/>
        </w:numPr>
        <w:spacing w:line="240" w:lineRule="auto"/>
        <w:rPr>
          <w:rFonts w:ascii="Times New Roman" w:hAnsi="Times New Roman" w:cs="Times New Roman"/>
          <w:lang w:val="en-US"/>
          <w:rPrChange w:id="537" w:author="hp" w:date="2022-03-29T12:15:00Z">
            <w:rPr>
              <w:lang w:val="en-US"/>
            </w:rPr>
          </w:rPrChange>
        </w:rPr>
        <w:pPrChange w:id="538" w:author="hp" w:date="2022-03-29T11:15:00Z">
          <w:pPr>
            <w:spacing w:after="0" w:line="240" w:lineRule="auto"/>
          </w:pPr>
        </w:pPrChange>
      </w:pPr>
      <w:r w:rsidRPr="002F63A9">
        <w:rPr>
          <w:rFonts w:ascii="Times New Roman" w:hAnsi="Times New Roman" w:cs="Times New Roman"/>
          <w:lang w:val="en-US"/>
          <w:rPrChange w:id="539" w:author="hp" w:date="2022-03-29T12:15:00Z">
            <w:rPr>
              <w:lang w:val="en-US"/>
            </w:rPr>
          </w:rPrChange>
        </w:rPr>
        <w:t>Sample variance : 13.38</w:t>
      </w:r>
    </w:p>
    <w:tbl>
      <w:tblPr>
        <w:tblW w:w="8580" w:type="dxa"/>
        <w:tblLook w:val="04A0" w:firstRow="1" w:lastRow="0" w:firstColumn="1" w:lastColumn="0" w:noHBand="0" w:noVBand="1"/>
      </w:tblPr>
      <w:tblGrid>
        <w:gridCol w:w="2420"/>
        <w:gridCol w:w="6160"/>
      </w:tblGrid>
      <w:tr w:rsidR="009766A1" w:rsidRPr="002F63A9" w14:paraId="1B73BB92" w14:textId="77777777" w:rsidTr="009766A1">
        <w:trPr>
          <w:trHeight w:val="300"/>
        </w:trPr>
        <w:tc>
          <w:tcPr>
            <w:tcW w:w="2420" w:type="dxa"/>
            <w:tcBorders>
              <w:top w:val="nil"/>
              <w:left w:val="nil"/>
              <w:bottom w:val="nil"/>
              <w:right w:val="nil"/>
            </w:tcBorders>
            <w:shd w:val="clear" w:color="auto" w:fill="auto"/>
            <w:noWrap/>
            <w:vAlign w:val="bottom"/>
            <w:hideMark/>
          </w:tcPr>
          <w:p w14:paraId="34C1A044"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540"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41" w:author="hp" w:date="2022-03-29T12:15:00Z">
                  <w:rPr>
                    <w:rFonts w:eastAsia="Times New Roman" w:cs="Times New Roman"/>
                    <w:color w:val="000000"/>
                    <w:sz w:val="22"/>
                    <w:szCs w:val="22"/>
                    <w:lang w:val="en-US" w:eastAsia="en-US"/>
                  </w:rPr>
                </w:rPrChange>
              </w:rPr>
              <w:t>Kurtosis</w:t>
            </w:r>
          </w:p>
        </w:tc>
        <w:tc>
          <w:tcPr>
            <w:tcW w:w="6160" w:type="dxa"/>
            <w:tcBorders>
              <w:top w:val="nil"/>
              <w:left w:val="nil"/>
              <w:bottom w:val="nil"/>
              <w:right w:val="nil"/>
            </w:tcBorders>
            <w:shd w:val="clear" w:color="auto" w:fill="auto"/>
            <w:noWrap/>
            <w:vAlign w:val="bottom"/>
            <w:hideMark/>
          </w:tcPr>
          <w:p w14:paraId="032E1F4F"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542"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43" w:author="hp" w:date="2022-03-29T12:15:00Z">
                  <w:rPr>
                    <w:rFonts w:eastAsia="Times New Roman" w:cs="Times New Roman"/>
                    <w:color w:val="000000"/>
                    <w:sz w:val="22"/>
                    <w:szCs w:val="22"/>
                    <w:lang w:val="en-US" w:eastAsia="en-US"/>
                  </w:rPr>
                </w:rPrChange>
              </w:rPr>
              <w:t>1.004882166</w:t>
            </w:r>
          </w:p>
        </w:tc>
      </w:tr>
      <w:tr w:rsidR="009766A1" w:rsidRPr="002F63A9" w14:paraId="0C373E21" w14:textId="77777777" w:rsidTr="009766A1">
        <w:trPr>
          <w:trHeight w:val="300"/>
        </w:trPr>
        <w:tc>
          <w:tcPr>
            <w:tcW w:w="2420" w:type="dxa"/>
            <w:tcBorders>
              <w:top w:val="nil"/>
              <w:left w:val="nil"/>
              <w:bottom w:val="nil"/>
              <w:right w:val="nil"/>
            </w:tcBorders>
            <w:shd w:val="clear" w:color="auto" w:fill="auto"/>
            <w:noWrap/>
            <w:vAlign w:val="bottom"/>
            <w:hideMark/>
          </w:tcPr>
          <w:p w14:paraId="41EF876A"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544"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45" w:author="hp" w:date="2022-03-29T12:15:00Z">
                  <w:rPr>
                    <w:rFonts w:eastAsia="Times New Roman" w:cs="Times New Roman"/>
                    <w:color w:val="000000"/>
                    <w:sz w:val="22"/>
                    <w:szCs w:val="22"/>
                    <w:lang w:val="en-US" w:eastAsia="en-US"/>
                  </w:rPr>
                </w:rPrChange>
              </w:rPr>
              <w:t>Skewness</w:t>
            </w:r>
          </w:p>
        </w:tc>
        <w:tc>
          <w:tcPr>
            <w:tcW w:w="6160" w:type="dxa"/>
            <w:tcBorders>
              <w:top w:val="nil"/>
              <w:left w:val="nil"/>
              <w:bottom w:val="nil"/>
              <w:right w:val="nil"/>
            </w:tcBorders>
            <w:shd w:val="clear" w:color="auto" w:fill="auto"/>
            <w:noWrap/>
            <w:vAlign w:val="bottom"/>
            <w:hideMark/>
          </w:tcPr>
          <w:p w14:paraId="1D2AC0E8"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546"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47" w:author="hp" w:date="2022-03-29T12:15:00Z">
                  <w:rPr>
                    <w:rFonts w:eastAsia="Times New Roman" w:cs="Times New Roman"/>
                    <w:color w:val="000000"/>
                    <w:sz w:val="22"/>
                    <w:szCs w:val="22"/>
                    <w:lang w:val="en-US" w:eastAsia="en-US"/>
                  </w:rPr>
                </w:rPrChange>
              </w:rPr>
              <w:t>1.131375349</w:t>
            </w:r>
          </w:p>
        </w:tc>
      </w:tr>
      <w:tr w:rsidR="009766A1" w:rsidRPr="002F63A9" w14:paraId="5C0D839F" w14:textId="77777777" w:rsidTr="009766A1">
        <w:trPr>
          <w:trHeight w:val="300"/>
        </w:trPr>
        <w:tc>
          <w:tcPr>
            <w:tcW w:w="2420" w:type="dxa"/>
            <w:tcBorders>
              <w:top w:val="nil"/>
              <w:left w:val="nil"/>
              <w:bottom w:val="nil"/>
              <w:right w:val="nil"/>
            </w:tcBorders>
            <w:shd w:val="clear" w:color="auto" w:fill="auto"/>
            <w:noWrap/>
            <w:vAlign w:val="bottom"/>
            <w:hideMark/>
          </w:tcPr>
          <w:p w14:paraId="3E573428"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548"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49" w:author="hp" w:date="2022-03-29T12:15:00Z">
                  <w:rPr>
                    <w:rFonts w:eastAsia="Times New Roman" w:cs="Times New Roman"/>
                    <w:color w:val="000000"/>
                    <w:sz w:val="22"/>
                    <w:szCs w:val="22"/>
                    <w:lang w:val="en-US" w:eastAsia="en-US"/>
                  </w:rPr>
                </w:rPrChange>
              </w:rPr>
              <w:t>Range</w:t>
            </w:r>
          </w:p>
        </w:tc>
        <w:tc>
          <w:tcPr>
            <w:tcW w:w="6160" w:type="dxa"/>
            <w:tcBorders>
              <w:top w:val="nil"/>
              <w:left w:val="nil"/>
              <w:bottom w:val="nil"/>
              <w:right w:val="nil"/>
            </w:tcBorders>
            <w:shd w:val="clear" w:color="auto" w:fill="auto"/>
            <w:noWrap/>
            <w:vAlign w:val="bottom"/>
            <w:hideMark/>
          </w:tcPr>
          <w:p w14:paraId="3278B6E7"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550"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51" w:author="hp" w:date="2022-03-29T12:15:00Z">
                  <w:rPr>
                    <w:rFonts w:eastAsia="Times New Roman" w:cs="Times New Roman"/>
                    <w:color w:val="000000"/>
                    <w:sz w:val="22"/>
                    <w:szCs w:val="22"/>
                    <w:lang w:val="en-US" w:eastAsia="en-US"/>
                  </w:rPr>
                </w:rPrChange>
              </w:rPr>
              <w:t>20.97795699</w:t>
            </w:r>
          </w:p>
        </w:tc>
      </w:tr>
      <w:tr w:rsidR="009766A1" w:rsidRPr="002F63A9" w14:paraId="2832E752" w14:textId="77777777" w:rsidTr="009766A1">
        <w:trPr>
          <w:trHeight w:val="300"/>
        </w:trPr>
        <w:tc>
          <w:tcPr>
            <w:tcW w:w="2420" w:type="dxa"/>
            <w:tcBorders>
              <w:top w:val="nil"/>
              <w:left w:val="nil"/>
              <w:bottom w:val="nil"/>
              <w:right w:val="nil"/>
            </w:tcBorders>
            <w:shd w:val="clear" w:color="auto" w:fill="auto"/>
            <w:noWrap/>
            <w:vAlign w:val="bottom"/>
            <w:hideMark/>
          </w:tcPr>
          <w:p w14:paraId="0D7F6473"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552"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53" w:author="hp" w:date="2022-03-29T12:15:00Z">
                  <w:rPr>
                    <w:rFonts w:eastAsia="Times New Roman" w:cs="Times New Roman"/>
                    <w:color w:val="000000"/>
                    <w:sz w:val="22"/>
                    <w:szCs w:val="22"/>
                    <w:lang w:val="en-US" w:eastAsia="en-US"/>
                  </w:rPr>
                </w:rPrChange>
              </w:rPr>
              <w:t>Minimum</w:t>
            </w:r>
          </w:p>
        </w:tc>
        <w:tc>
          <w:tcPr>
            <w:tcW w:w="6160" w:type="dxa"/>
            <w:tcBorders>
              <w:top w:val="nil"/>
              <w:left w:val="nil"/>
              <w:bottom w:val="nil"/>
              <w:right w:val="nil"/>
            </w:tcBorders>
            <w:shd w:val="clear" w:color="auto" w:fill="auto"/>
            <w:noWrap/>
            <w:vAlign w:val="bottom"/>
            <w:hideMark/>
          </w:tcPr>
          <w:p w14:paraId="6B3D42A7"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554"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55" w:author="hp" w:date="2022-03-29T12:15:00Z">
                  <w:rPr>
                    <w:rFonts w:eastAsia="Times New Roman" w:cs="Times New Roman"/>
                    <w:color w:val="000000"/>
                    <w:sz w:val="22"/>
                    <w:szCs w:val="22"/>
                    <w:lang w:val="en-US" w:eastAsia="en-US"/>
                  </w:rPr>
                </w:rPrChange>
              </w:rPr>
              <w:t>8.934408602</w:t>
            </w:r>
          </w:p>
        </w:tc>
      </w:tr>
      <w:tr w:rsidR="009766A1" w:rsidRPr="002F63A9" w14:paraId="1B8D7699" w14:textId="77777777" w:rsidTr="009766A1">
        <w:trPr>
          <w:trHeight w:val="300"/>
        </w:trPr>
        <w:tc>
          <w:tcPr>
            <w:tcW w:w="2420" w:type="dxa"/>
            <w:tcBorders>
              <w:top w:val="nil"/>
              <w:left w:val="nil"/>
              <w:bottom w:val="nil"/>
              <w:right w:val="nil"/>
            </w:tcBorders>
            <w:shd w:val="clear" w:color="auto" w:fill="auto"/>
            <w:noWrap/>
            <w:vAlign w:val="bottom"/>
            <w:hideMark/>
          </w:tcPr>
          <w:p w14:paraId="43E108EF"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556"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57" w:author="hp" w:date="2022-03-29T12:15:00Z">
                  <w:rPr>
                    <w:rFonts w:eastAsia="Times New Roman" w:cs="Times New Roman"/>
                    <w:color w:val="000000"/>
                    <w:sz w:val="22"/>
                    <w:szCs w:val="22"/>
                    <w:lang w:val="en-US" w:eastAsia="en-US"/>
                  </w:rPr>
                </w:rPrChange>
              </w:rPr>
              <w:t>Maximum</w:t>
            </w:r>
          </w:p>
        </w:tc>
        <w:tc>
          <w:tcPr>
            <w:tcW w:w="6160" w:type="dxa"/>
            <w:tcBorders>
              <w:top w:val="nil"/>
              <w:left w:val="nil"/>
              <w:bottom w:val="nil"/>
              <w:right w:val="nil"/>
            </w:tcBorders>
            <w:shd w:val="clear" w:color="auto" w:fill="auto"/>
            <w:noWrap/>
            <w:vAlign w:val="bottom"/>
            <w:hideMark/>
          </w:tcPr>
          <w:p w14:paraId="2B2091FE"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558"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59" w:author="hp" w:date="2022-03-29T12:15:00Z">
                  <w:rPr>
                    <w:rFonts w:eastAsia="Times New Roman" w:cs="Times New Roman"/>
                    <w:color w:val="000000"/>
                    <w:sz w:val="22"/>
                    <w:szCs w:val="22"/>
                    <w:lang w:val="en-US" w:eastAsia="en-US"/>
                  </w:rPr>
                </w:rPrChange>
              </w:rPr>
              <w:t>29.91236559</w:t>
            </w:r>
          </w:p>
        </w:tc>
      </w:tr>
      <w:tr w:rsidR="009766A1" w:rsidRPr="002F63A9" w14:paraId="4F86DF2A" w14:textId="77777777" w:rsidTr="009766A1">
        <w:trPr>
          <w:trHeight w:val="300"/>
        </w:trPr>
        <w:tc>
          <w:tcPr>
            <w:tcW w:w="2420" w:type="dxa"/>
            <w:tcBorders>
              <w:top w:val="nil"/>
              <w:left w:val="nil"/>
              <w:bottom w:val="nil"/>
              <w:right w:val="nil"/>
            </w:tcBorders>
            <w:shd w:val="clear" w:color="auto" w:fill="auto"/>
            <w:noWrap/>
            <w:vAlign w:val="bottom"/>
            <w:hideMark/>
          </w:tcPr>
          <w:p w14:paraId="1D0B7D56"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560"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61" w:author="hp" w:date="2022-03-29T12:15:00Z">
                  <w:rPr>
                    <w:rFonts w:eastAsia="Times New Roman" w:cs="Times New Roman"/>
                    <w:color w:val="000000"/>
                    <w:sz w:val="22"/>
                    <w:szCs w:val="22"/>
                    <w:lang w:val="en-US" w:eastAsia="en-US"/>
                  </w:rPr>
                </w:rPrChange>
              </w:rPr>
              <w:t>Sum</w:t>
            </w:r>
          </w:p>
        </w:tc>
        <w:tc>
          <w:tcPr>
            <w:tcW w:w="6160" w:type="dxa"/>
            <w:tcBorders>
              <w:top w:val="nil"/>
              <w:left w:val="nil"/>
              <w:bottom w:val="nil"/>
              <w:right w:val="nil"/>
            </w:tcBorders>
            <w:shd w:val="clear" w:color="auto" w:fill="auto"/>
            <w:noWrap/>
            <w:vAlign w:val="bottom"/>
            <w:hideMark/>
          </w:tcPr>
          <w:p w14:paraId="5CD41718"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562"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63" w:author="hp" w:date="2022-03-29T12:15:00Z">
                  <w:rPr>
                    <w:rFonts w:eastAsia="Times New Roman" w:cs="Times New Roman"/>
                    <w:color w:val="000000"/>
                    <w:sz w:val="22"/>
                    <w:szCs w:val="22"/>
                    <w:lang w:val="en-US" w:eastAsia="en-US"/>
                  </w:rPr>
                </w:rPrChange>
              </w:rPr>
              <w:t>310.2383391</w:t>
            </w:r>
          </w:p>
        </w:tc>
      </w:tr>
      <w:tr w:rsidR="009766A1" w:rsidRPr="002F63A9" w14:paraId="5C51970B" w14:textId="77777777" w:rsidTr="009766A1">
        <w:trPr>
          <w:trHeight w:val="300"/>
        </w:trPr>
        <w:tc>
          <w:tcPr>
            <w:tcW w:w="2420" w:type="dxa"/>
            <w:tcBorders>
              <w:top w:val="nil"/>
              <w:left w:val="nil"/>
              <w:bottom w:val="nil"/>
              <w:right w:val="nil"/>
            </w:tcBorders>
            <w:shd w:val="clear" w:color="auto" w:fill="auto"/>
            <w:noWrap/>
            <w:vAlign w:val="bottom"/>
            <w:hideMark/>
          </w:tcPr>
          <w:p w14:paraId="042C3A3C"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564"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65" w:author="hp" w:date="2022-03-29T12:15:00Z">
                  <w:rPr>
                    <w:rFonts w:eastAsia="Times New Roman" w:cs="Times New Roman"/>
                    <w:color w:val="000000"/>
                    <w:sz w:val="22"/>
                    <w:szCs w:val="22"/>
                    <w:lang w:val="en-US" w:eastAsia="en-US"/>
                  </w:rPr>
                </w:rPrChange>
              </w:rPr>
              <w:t>Count</w:t>
            </w:r>
          </w:p>
        </w:tc>
        <w:tc>
          <w:tcPr>
            <w:tcW w:w="6160" w:type="dxa"/>
            <w:tcBorders>
              <w:top w:val="nil"/>
              <w:left w:val="nil"/>
              <w:bottom w:val="nil"/>
              <w:right w:val="nil"/>
            </w:tcBorders>
            <w:shd w:val="clear" w:color="auto" w:fill="auto"/>
            <w:noWrap/>
            <w:vAlign w:val="bottom"/>
            <w:hideMark/>
          </w:tcPr>
          <w:p w14:paraId="2FC2B975"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566"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67" w:author="hp" w:date="2022-03-29T12:15:00Z">
                  <w:rPr>
                    <w:rFonts w:eastAsia="Times New Roman" w:cs="Times New Roman"/>
                    <w:color w:val="000000"/>
                    <w:sz w:val="22"/>
                    <w:szCs w:val="22"/>
                    <w:lang w:val="en-US" w:eastAsia="en-US"/>
                  </w:rPr>
                </w:rPrChange>
              </w:rPr>
              <w:t>20</w:t>
            </w:r>
          </w:p>
        </w:tc>
      </w:tr>
      <w:tr w:rsidR="009766A1" w:rsidRPr="002F63A9" w14:paraId="3258AF82" w14:textId="77777777" w:rsidTr="009766A1">
        <w:trPr>
          <w:trHeight w:val="300"/>
        </w:trPr>
        <w:tc>
          <w:tcPr>
            <w:tcW w:w="2420" w:type="dxa"/>
            <w:tcBorders>
              <w:top w:val="nil"/>
              <w:left w:val="nil"/>
              <w:bottom w:val="nil"/>
              <w:right w:val="nil"/>
            </w:tcBorders>
            <w:shd w:val="clear" w:color="auto" w:fill="auto"/>
            <w:noWrap/>
            <w:vAlign w:val="bottom"/>
            <w:hideMark/>
          </w:tcPr>
          <w:p w14:paraId="411C5D28"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568"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69" w:author="hp" w:date="2022-03-29T12:15:00Z">
                  <w:rPr>
                    <w:rFonts w:eastAsia="Times New Roman" w:cs="Times New Roman"/>
                    <w:color w:val="000000"/>
                    <w:sz w:val="22"/>
                    <w:szCs w:val="22"/>
                    <w:lang w:val="en-US" w:eastAsia="en-US"/>
                  </w:rPr>
                </w:rPrChange>
              </w:rPr>
              <w:t>Largest(1)</w:t>
            </w:r>
          </w:p>
        </w:tc>
        <w:tc>
          <w:tcPr>
            <w:tcW w:w="6160" w:type="dxa"/>
            <w:tcBorders>
              <w:top w:val="nil"/>
              <w:left w:val="nil"/>
              <w:bottom w:val="nil"/>
              <w:right w:val="nil"/>
            </w:tcBorders>
            <w:shd w:val="clear" w:color="auto" w:fill="auto"/>
            <w:noWrap/>
            <w:vAlign w:val="bottom"/>
            <w:hideMark/>
          </w:tcPr>
          <w:p w14:paraId="782EB167"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570"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71" w:author="hp" w:date="2022-03-29T12:15:00Z">
                  <w:rPr>
                    <w:rFonts w:eastAsia="Times New Roman" w:cs="Times New Roman"/>
                    <w:color w:val="000000"/>
                    <w:sz w:val="22"/>
                    <w:szCs w:val="22"/>
                    <w:lang w:val="en-US" w:eastAsia="en-US"/>
                  </w:rPr>
                </w:rPrChange>
              </w:rPr>
              <w:t>29.91236559</w:t>
            </w:r>
          </w:p>
        </w:tc>
      </w:tr>
      <w:tr w:rsidR="009766A1" w:rsidRPr="002F63A9" w14:paraId="4F274F39" w14:textId="77777777" w:rsidTr="009766A1">
        <w:trPr>
          <w:trHeight w:val="300"/>
        </w:trPr>
        <w:tc>
          <w:tcPr>
            <w:tcW w:w="2420" w:type="dxa"/>
            <w:tcBorders>
              <w:top w:val="nil"/>
              <w:left w:val="nil"/>
              <w:bottom w:val="nil"/>
              <w:right w:val="nil"/>
            </w:tcBorders>
            <w:shd w:val="clear" w:color="auto" w:fill="auto"/>
            <w:noWrap/>
            <w:vAlign w:val="bottom"/>
            <w:hideMark/>
          </w:tcPr>
          <w:p w14:paraId="0F51E812"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572"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73" w:author="hp" w:date="2022-03-29T12:15:00Z">
                  <w:rPr>
                    <w:rFonts w:eastAsia="Times New Roman" w:cs="Times New Roman"/>
                    <w:color w:val="000000"/>
                    <w:sz w:val="22"/>
                    <w:szCs w:val="22"/>
                    <w:lang w:val="en-US" w:eastAsia="en-US"/>
                  </w:rPr>
                </w:rPrChange>
              </w:rPr>
              <w:t>Smallest(1)</w:t>
            </w:r>
          </w:p>
        </w:tc>
        <w:tc>
          <w:tcPr>
            <w:tcW w:w="6160" w:type="dxa"/>
            <w:tcBorders>
              <w:top w:val="nil"/>
              <w:left w:val="nil"/>
              <w:bottom w:val="nil"/>
              <w:right w:val="nil"/>
            </w:tcBorders>
            <w:shd w:val="clear" w:color="auto" w:fill="auto"/>
            <w:noWrap/>
            <w:vAlign w:val="bottom"/>
            <w:hideMark/>
          </w:tcPr>
          <w:p w14:paraId="5440A5D9"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574"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75" w:author="hp" w:date="2022-03-29T12:15:00Z">
                  <w:rPr>
                    <w:rFonts w:eastAsia="Times New Roman" w:cs="Times New Roman"/>
                    <w:color w:val="000000"/>
                    <w:sz w:val="22"/>
                    <w:szCs w:val="22"/>
                    <w:lang w:val="en-US" w:eastAsia="en-US"/>
                  </w:rPr>
                </w:rPrChange>
              </w:rPr>
              <w:t>8.934408602</w:t>
            </w:r>
          </w:p>
        </w:tc>
      </w:tr>
      <w:tr w:rsidR="009766A1" w:rsidRPr="002F63A9" w14:paraId="3F2A48BE" w14:textId="77777777" w:rsidTr="009766A1">
        <w:trPr>
          <w:trHeight w:val="315"/>
        </w:trPr>
        <w:tc>
          <w:tcPr>
            <w:tcW w:w="2420" w:type="dxa"/>
            <w:tcBorders>
              <w:top w:val="nil"/>
              <w:left w:val="nil"/>
              <w:bottom w:val="single" w:sz="8" w:space="0" w:color="auto"/>
              <w:right w:val="nil"/>
            </w:tcBorders>
            <w:shd w:val="clear" w:color="auto" w:fill="auto"/>
            <w:noWrap/>
            <w:vAlign w:val="bottom"/>
            <w:hideMark/>
          </w:tcPr>
          <w:p w14:paraId="32170BEF" w14:textId="3A34B3D3" w:rsidR="009766A1" w:rsidRPr="002F63A9" w:rsidRDefault="009766A1" w:rsidP="009766A1">
            <w:pPr>
              <w:spacing w:after="0" w:line="240" w:lineRule="auto"/>
              <w:rPr>
                <w:rFonts w:ascii="Times New Roman" w:eastAsia="Times New Roman" w:hAnsi="Times New Roman" w:cs="Times New Roman"/>
                <w:color w:val="000000"/>
                <w:lang w:val="en-US" w:eastAsia="en-US"/>
                <w:rPrChange w:id="576"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77" w:author="hp" w:date="2022-03-29T12:15:00Z">
                  <w:rPr>
                    <w:rFonts w:eastAsia="Times New Roman" w:cs="Times New Roman"/>
                    <w:color w:val="000000"/>
                    <w:sz w:val="22"/>
                    <w:szCs w:val="22"/>
                    <w:lang w:val="en-US" w:eastAsia="en-US"/>
                  </w:rPr>
                </w:rPrChange>
              </w:rPr>
              <w:t xml:space="preserve">Confidence </w:t>
            </w:r>
            <w:r w:rsidR="006574C5" w:rsidRPr="002F63A9">
              <w:rPr>
                <w:rFonts w:ascii="Times New Roman" w:eastAsia="Times New Roman" w:hAnsi="Times New Roman" w:cs="Times New Roman"/>
                <w:color w:val="000000"/>
                <w:lang w:val="en-US" w:eastAsia="en-US"/>
                <w:rPrChange w:id="578" w:author="hp" w:date="2022-03-29T12:15:00Z">
                  <w:rPr>
                    <w:rFonts w:eastAsia="Times New Roman" w:cs="Times New Roman"/>
                    <w:color w:val="000000"/>
                    <w:sz w:val="22"/>
                    <w:szCs w:val="22"/>
                    <w:lang w:val="en-US" w:eastAsia="en-US"/>
                  </w:rPr>
                </w:rPrChange>
              </w:rPr>
              <w:t>Level (</w:t>
            </w:r>
            <w:r w:rsidRPr="002F63A9">
              <w:rPr>
                <w:rFonts w:ascii="Times New Roman" w:eastAsia="Times New Roman" w:hAnsi="Times New Roman" w:cs="Times New Roman"/>
                <w:color w:val="000000"/>
                <w:lang w:val="en-US" w:eastAsia="en-US"/>
                <w:rPrChange w:id="579" w:author="hp" w:date="2022-03-29T12:15:00Z">
                  <w:rPr>
                    <w:rFonts w:eastAsia="Times New Roman" w:cs="Times New Roman"/>
                    <w:color w:val="000000"/>
                    <w:sz w:val="22"/>
                    <w:szCs w:val="22"/>
                    <w:lang w:val="en-US" w:eastAsia="en-US"/>
                  </w:rPr>
                </w:rPrChange>
              </w:rPr>
              <w:t>95.0%)</w:t>
            </w:r>
          </w:p>
        </w:tc>
        <w:tc>
          <w:tcPr>
            <w:tcW w:w="6160" w:type="dxa"/>
            <w:tcBorders>
              <w:top w:val="nil"/>
              <w:left w:val="nil"/>
              <w:bottom w:val="single" w:sz="8" w:space="0" w:color="auto"/>
              <w:right w:val="nil"/>
            </w:tcBorders>
            <w:shd w:val="clear" w:color="auto" w:fill="auto"/>
            <w:noWrap/>
            <w:vAlign w:val="bottom"/>
            <w:hideMark/>
          </w:tcPr>
          <w:p w14:paraId="39319B94"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580"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581" w:author="hp" w:date="2022-03-29T12:15:00Z">
                  <w:rPr>
                    <w:rFonts w:eastAsia="Times New Roman" w:cs="Times New Roman"/>
                    <w:color w:val="000000"/>
                    <w:sz w:val="22"/>
                    <w:szCs w:val="22"/>
                    <w:lang w:val="en-US" w:eastAsia="en-US"/>
                  </w:rPr>
                </w:rPrChange>
              </w:rPr>
              <w:t>2.621733372</w:t>
            </w:r>
          </w:p>
        </w:tc>
      </w:tr>
    </w:tbl>
    <w:p w14:paraId="6AED1903" w14:textId="77777777" w:rsidR="00DB58AB" w:rsidRPr="002F63A9" w:rsidRDefault="00DB58AB">
      <w:pPr>
        <w:spacing w:line="240" w:lineRule="auto"/>
        <w:ind w:left="360"/>
        <w:rPr>
          <w:rFonts w:ascii="Times New Roman" w:hAnsi="Times New Roman" w:cs="Times New Roman"/>
          <w:lang w:val="en-US"/>
          <w:rPrChange w:id="582" w:author="hp" w:date="2022-03-29T12:15:00Z">
            <w:rPr>
              <w:rFonts w:eastAsia="Times New Roman"/>
              <w:lang w:val="en-US"/>
            </w:rPr>
          </w:rPrChange>
        </w:rPr>
        <w:pPrChange w:id="583" w:author="hp" w:date="2022-03-29T11:19:00Z">
          <w:pPr>
            <w:spacing w:after="0" w:line="240" w:lineRule="auto"/>
          </w:pPr>
        </w:pPrChange>
      </w:pPr>
    </w:p>
    <w:p w14:paraId="53515E39" w14:textId="1CAF9170" w:rsidR="00641670" w:rsidRPr="002F63A9" w:rsidRDefault="00684602">
      <w:pPr>
        <w:rPr>
          <w:rFonts w:ascii="Times New Roman" w:eastAsia="Times New Roman" w:hAnsi="Times New Roman" w:cs="Times New Roman"/>
          <w:lang w:val="en-US" w:eastAsia="en-US"/>
          <w:rPrChange w:id="584" w:author="hp" w:date="2022-03-29T12:15:00Z">
            <w:rPr>
              <w:rFonts w:eastAsia="Times New Roman"/>
              <w:lang w:val="en-US" w:eastAsia="en-US"/>
            </w:rPr>
          </w:rPrChange>
        </w:rPr>
        <w:pPrChange w:id="585" w:author="hp" w:date="2022-03-29T11:12:00Z">
          <w:pPr>
            <w:spacing w:after="0" w:line="240" w:lineRule="auto"/>
          </w:pPr>
        </w:pPrChange>
      </w:pPr>
      <w:r w:rsidRPr="002F63A9">
        <w:rPr>
          <w:rFonts w:ascii="Times New Roman" w:eastAsia="Times New Roman" w:hAnsi="Times New Roman" w:cs="Times New Roman"/>
          <w:lang w:val="en-US" w:eastAsia="en-US"/>
          <w:rPrChange w:id="586" w:author="hp" w:date="2022-03-29T12:15:00Z">
            <w:rPr>
              <w:rFonts w:eastAsia="Times New Roman"/>
              <w:lang w:val="en-US" w:eastAsia="en-US"/>
            </w:rPr>
          </w:rPrChange>
        </w:rPr>
        <w:lastRenderedPageBreak/>
        <w:t xml:space="preserve">Descriptive statistic used to describe the dataset in terms of statistics value. </w:t>
      </w:r>
      <w:r w:rsidR="007A637D" w:rsidRPr="002F63A9">
        <w:rPr>
          <w:rFonts w:ascii="Times New Roman" w:eastAsia="Times New Roman" w:hAnsi="Times New Roman" w:cs="Times New Roman"/>
          <w:lang w:val="en-US" w:eastAsia="en-US"/>
          <w:rPrChange w:id="587" w:author="hp" w:date="2022-03-29T12:15:00Z">
            <w:rPr>
              <w:rFonts w:eastAsia="Times New Roman"/>
              <w:lang w:val="en-US" w:eastAsia="en-US"/>
            </w:rPr>
          </w:rPrChange>
        </w:rPr>
        <w:t>It’s</w:t>
      </w:r>
      <w:r w:rsidR="00F47595" w:rsidRPr="002F63A9">
        <w:rPr>
          <w:rFonts w:ascii="Times New Roman" w:eastAsia="Times New Roman" w:hAnsi="Times New Roman" w:cs="Times New Roman"/>
          <w:lang w:val="en-US" w:eastAsia="en-US"/>
          <w:rPrChange w:id="588" w:author="hp" w:date="2022-03-29T12:15:00Z">
            <w:rPr>
              <w:rFonts w:eastAsia="Times New Roman"/>
              <w:lang w:val="en-US" w:eastAsia="en-US"/>
            </w:rPr>
          </w:rPrChange>
        </w:rPr>
        <w:t xml:space="preserve"> usually used in research to present the dataset attribute values, it also used to validate and predict the future prediction based on the dataset value. </w:t>
      </w:r>
    </w:p>
    <w:p w14:paraId="7C12B62D" w14:textId="77777777" w:rsidR="00013F19" w:rsidRPr="002F63A9" w:rsidRDefault="00013F19" w:rsidP="006660D2">
      <w:pPr>
        <w:rPr>
          <w:rFonts w:ascii="Times New Roman" w:hAnsi="Times New Roman" w:cs="Times New Roman"/>
          <w:lang w:eastAsia="en-US"/>
          <w:rPrChange w:id="589" w:author="hp" w:date="2022-03-29T12:15:00Z">
            <w:rPr>
              <w:lang w:eastAsia="en-US"/>
            </w:rPr>
          </w:rPrChange>
        </w:rPr>
      </w:pPr>
    </w:p>
    <w:p w14:paraId="74E3D9A0" w14:textId="58B8E220" w:rsidR="00013F19" w:rsidRPr="002F63A9" w:rsidRDefault="007A637D">
      <w:pPr>
        <w:pStyle w:val="Heading1"/>
        <w:rPr>
          <w:rFonts w:ascii="Times New Roman" w:hAnsi="Times New Roman" w:cs="Times New Roman"/>
          <w:rPrChange w:id="590" w:author="hp" w:date="2022-03-29T12:15:00Z">
            <w:rPr/>
          </w:rPrChange>
        </w:rPr>
        <w:pPrChange w:id="591" w:author="hp" w:date="2022-03-29T11:21:00Z">
          <w:pPr/>
        </w:pPrChange>
      </w:pPr>
      <w:bookmarkStart w:id="592" w:name="_Toc99448999"/>
      <w:r w:rsidRPr="002F63A9">
        <w:rPr>
          <w:rFonts w:ascii="Times New Roman" w:hAnsi="Times New Roman" w:cs="Times New Roman"/>
          <w:rPrChange w:id="593" w:author="hp" w:date="2022-03-29T12:15:00Z">
            <w:rPr>
              <w:b/>
              <w:bCs/>
            </w:rPr>
          </w:rPrChange>
        </w:rPr>
        <w:t xml:space="preserve">Level 3: Inferential statistics </w:t>
      </w:r>
      <w:r w:rsidR="00073CCF" w:rsidRPr="002F63A9">
        <w:rPr>
          <w:rFonts w:ascii="Times New Roman" w:hAnsi="Times New Roman" w:cs="Times New Roman"/>
          <w:rPrChange w:id="594" w:author="hp" w:date="2022-03-29T12:15:00Z">
            <w:rPr>
              <w:b/>
              <w:bCs/>
            </w:rPr>
          </w:rPrChange>
        </w:rPr>
        <w:t>(Binomial THEOREM)</w:t>
      </w:r>
      <w:bookmarkEnd w:id="592"/>
      <w:r w:rsidR="00073CCF" w:rsidRPr="002F63A9">
        <w:rPr>
          <w:rFonts w:ascii="Times New Roman" w:hAnsi="Times New Roman" w:cs="Times New Roman"/>
          <w:rPrChange w:id="595" w:author="hp" w:date="2022-03-29T12:15:00Z">
            <w:rPr>
              <w:b/>
              <w:bCs/>
            </w:rPr>
          </w:rPrChange>
        </w:rPr>
        <w:t xml:space="preserve"> </w:t>
      </w:r>
    </w:p>
    <w:p w14:paraId="6B62596D" w14:textId="76841806" w:rsidR="007A637D" w:rsidRPr="002F63A9" w:rsidRDefault="00073CCF">
      <w:pPr>
        <w:rPr>
          <w:rFonts w:ascii="Times New Roman" w:hAnsi="Times New Roman" w:cs="Times New Roman"/>
          <w:lang w:eastAsia="en-US"/>
          <w:rPrChange w:id="596" w:author="hp" w:date="2022-03-29T12:15:00Z">
            <w:rPr>
              <w:lang w:eastAsia="en-US"/>
            </w:rPr>
          </w:rPrChange>
        </w:rPr>
      </w:pPr>
      <w:r w:rsidRPr="002F63A9">
        <w:rPr>
          <w:rFonts w:ascii="Times New Roman" w:hAnsi="Times New Roman" w:cs="Times New Roman"/>
          <w:lang w:eastAsia="en-US"/>
          <w:rPrChange w:id="597" w:author="hp" w:date="2022-03-29T12:15:00Z">
            <w:rPr>
              <w:lang w:eastAsia="en-US"/>
            </w:rPr>
          </w:rPrChange>
        </w:rPr>
        <w:t xml:space="preserve">Binomial distribution using excel </w:t>
      </w:r>
      <w:r w:rsidR="004D2661" w:rsidRPr="002F63A9">
        <w:rPr>
          <w:rFonts w:ascii="Times New Roman" w:hAnsi="Times New Roman" w:cs="Times New Roman"/>
          <w:lang w:eastAsia="en-US"/>
          <w:rPrChange w:id="598" w:author="hp" w:date="2022-03-29T12:15:00Z">
            <w:rPr>
              <w:lang w:eastAsia="en-US"/>
            </w:rPr>
          </w:rPrChange>
        </w:rPr>
        <w:t xml:space="preserve">selecting the dataset attribute and select only 13 trails from the attribute value: </w:t>
      </w:r>
    </w:p>
    <w:p w14:paraId="178222F7" w14:textId="07A5A671" w:rsidR="004D2661" w:rsidRPr="002F63A9" w:rsidRDefault="004D2661">
      <w:pPr>
        <w:pStyle w:val="Heading2"/>
        <w:rPr>
          <w:rFonts w:ascii="Times New Roman" w:hAnsi="Times New Roman" w:cs="Times New Roman"/>
          <w:rPrChange w:id="599" w:author="hp" w:date="2022-03-29T12:15:00Z">
            <w:rPr/>
          </w:rPrChange>
        </w:rPr>
        <w:pPrChange w:id="600" w:author="hp" w:date="2022-03-29T11:55:00Z">
          <w:pPr/>
        </w:pPrChange>
      </w:pPr>
      <w:bookmarkStart w:id="601" w:name="_Toc99449000"/>
      <w:r w:rsidRPr="002F63A9">
        <w:rPr>
          <w:rFonts w:ascii="Times New Roman" w:hAnsi="Times New Roman" w:cs="Times New Roman"/>
          <w:rPrChange w:id="602" w:author="hp" w:date="2022-03-29T12:15:00Z">
            <w:rPr>
              <w:b/>
              <w:bCs/>
            </w:rPr>
          </w:rPrChange>
        </w:rPr>
        <w:t>Attribute selection from dataset</w:t>
      </w:r>
      <w:bookmarkEnd w:id="601"/>
    </w:p>
    <w:p w14:paraId="78EEE7C2" w14:textId="7CAD6960" w:rsidR="004D2661" w:rsidRPr="002F63A9" w:rsidRDefault="004D2661">
      <w:pPr>
        <w:rPr>
          <w:rFonts w:ascii="Times New Roman" w:hAnsi="Times New Roman" w:cs="Times New Roman"/>
          <w:lang w:eastAsia="en-US"/>
          <w:rPrChange w:id="603" w:author="hp" w:date="2022-03-29T12:15:00Z">
            <w:rPr>
              <w:lang w:eastAsia="en-US"/>
            </w:rPr>
          </w:rPrChange>
        </w:rPr>
      </w:pPr>
      <w:r w:rsidRPr="002F63A9">
        <w:rPr>
          <w:rFonts w:ascii="Times New Roman" w:hAnsi="Times New Roman" w:cs="Times New Roman"/>
          <w:lang w:eastAsia="en-US"/>
          <w:rPrChange w:id="604" w:author="hp" w:date="2022-03-29T12:15:00Z">
            <w:rPr>
              <w:lang w:eastAsia="en-US"/>
            </w:rPr>
          </w:rPrChange>
        </w:rPr>
        <w:t>Dataset attribute: London Mean Background Sulphur Dioxide (ug/m3)</w:t>
      </w:r>
    </w:p>
    <w:p w14:paraId="23B0859B" w14:textId="62905041" w:rsidR="004D2661" w:rsidRPr="002F63A9" w:rsidRDefault="004D2661">
      <w:pPr>
        <w:pStyle w:val="Heading2"/>
        <w:rPr>
          <w:rFonts w:ascii="Times New Roman" w:hAnsi="Times New Roman" w:cs="Times New Roman"/>
          <w:rPrChange w:id="605" w:author="hp" w:date="2022-03-29T12:15:00Z">
            <w:rPr/>
          </w:rPrChange>
        </w:rPr>
        <w:pPrChange w:id="606" w:author="hp" w:date="2022-03-29T11:55:00Z">
          <w:pPr/>
        </w:pPrChange>
      </w:pPr>
      <w:bookmarkStart w:id="607" w:name="_Toc99449001"/>
      <w:r w:rsidRPr="002F63A9">
        <w:rPr>
          <w:rFonts w:ascii="Times New Roman" w:hAnsi="Times New Roman" w:cs="Times New Roman"/>
          <w:rPrChange w:id="608" w:author="hp" w:date="2022-03-29T12:15:00Z">
            <w:rPr>
              <w:b/>
              <w:bCs/>
            </w:rPr>
          </w:rPrChange>
        </w:rPr>
        <w:t>Selection of trail from the dataset</w:t>
      </w:r>
      <w:bookmarkEnd w:id="607"/>
      <w:r w:rsidRPr="002F63A9">
        <w:rPr>
          <w:rFonts w:ascii="Times New Roman" w:hAnsi="Times New Roman" w:cs="Times New Roman"/>
          <w:rPrChange w:id="609" w:author="hp" w:date="2022-03-29T12:15:00Z">
            <w:rPr>
              <w:b/>
              <w:bCs/>
            </w:rPr>
          </w:rPrChange>
        </w:rPr>
        <w:t xml:space="preserve"> </w:t>
      </w:r>
    </w:p>
    <w:p w14:paraId="5563AE58" w14:textId="5175A0AD" w:rsidR="004D2661" w:rsidRPr="002F63A9" w:rsidRDefault="004D2661">
      <w:pPr>
        <w:rPr>
          <w:rFonts w:ascii="Times New Roman" w:hAnsi="Times New Roman" w:cs="Times New Roman"/>
          <w:lang w:eastAsia="en-US"/>
          <w:rPrChange w:id="610" w:author="hp" w:date="2022-03-29T12:15:00Z">
            <w:rPr>
              <w:lang w:eastAsia="en-US"/>
            </w:rPr>
          </w:rPrChange>
        </w:rPr>
      </w:pPr>
      <w:r w:rsidRPr="002F63A9">
        <w:rPr>
          <w:rFonts w:ascii="Times New Roman" w:hAnsi="Times New Roman" w:cs="Times New Roman"/>
          <w:lang w:eastAsia="en-US"/>
          <w:rPrChange w:id="611" w:author="hp" w:date="2022-03-29T12:15:00Z">
            <w:rPr>
              <w:lang w:eastAsia="en-US"/>
            </w:rPr>
          </w:rPrChange>
        </w:rPr>
        <w:t xml:space="preserve">X = 13 </w:t>
      </w:r>
    </w:p>
    <w:p w14:paraId="595FF638" w14:textId="17E681DB" w:rsidR="004D2661" w:rsidRPr="002F63A9" w:rsidRDefault="004D2661">
      <w:pPr>
        <w:pStyle w:val="Heading2"/>
        <w:rPr>
          <w:rFonts w:ascii="Times New Roman" w:hAnsi="Times New Roman" w:cs="Times New Roman"/>
          <w:rPrChange w:id="612" w:author="hp" w:date="2022-03-29T12:15:00Z">
            <w:rPr/>
          </w:rPrChange>
        </w:rPr>
        <w:pPrChange w:id="613" w:author="hp" w:date="2022-03-29T11:56:00Z">
          <w:pPr/>
        </w:pPrChange>
      </w:pPr>
      <w:bookmarkStart w:id="614" w:name="_Toc99449002"/>
      <w:r w:rsidRPr="002F63A9">
        <w:rPr>
          <w:rFonts w:ascii="Times New Roman" w:hAnsi="Times New Roman" w:cs="Times New Roman"/>
          <w:rPrChange w:id="615" w:author="hp" w:date="2022-03-29T12:15:00Z">
            <w:rPr>
              <w:b/>
              <w:bCs/>
            </w:rPr>
          </w:rPrChange>
        </w:rPr>
        <w:t>Probability of dataset</w:t>
      </w:r>
      <w:bookmarkEnd w:id="614"/>
      <w:r w:rsidRPr="002F63A9">
        <w:rPr>
          <w:rFonts w:ascii="Times New Roman" w:hAnsi="Times New Roman" w:cs="Times New Roman"/>
          <w:rPrChange w:id="616" w:author="hp" w:date="2022-03-29T12:15:00Z">
            <w:rPr>
              <w:b/>
              <w:bCs/>
            </w:rPr>
          </w:rPrChange>
        </w:rPr>
        <w:t xml:space="preserve"> </w:t>
      </w:r>
    </w:p>
    <w:p w14:paraId="09F505A7" w14:textId="6E11D37B" w:rsidR="004D2661" w:rsidRPr="002F63A9" w:rsidRDefault="004D2661">
      <w:pPr>
        <w:rPr>
          <w:rFonts w:ascii="Times New Roman" w:hAnsi="Times New Roman" w:cs="Times New Roman"/>
          <w:lang w:eastAsia="en-US"/>
          <w:rPrChange w:id="617" w:author="hp" w:date="2022-03-29T12:15:00Z">
            <w:rPr/>
          </w:rPrChange>
        </w:rPr>
      </w:pPr>
      <w:r w:rsidRPr="002F63A9">
        <w:rPr>
          <w:rFonts w:ascii="Times New Roman" w:hAnsi="Times New Roman" w:cs="Times New Roman"/>
          <w:lang w:eastAsia="en-US"/>
          <w:rPrChange w:id="618" w:author="hp" w:date="2022-03-29T12:15:00Z">
            <w:rPr>
              <w:lang w:eastAsia="en-US"/>
            </w:rPr>
          </w:rPrChange>
        </w:rPr>
        <w:t xml:space="preserve">P = 0.06 </w:t>
      </w:r>
    </w:p>
    <w:p w14:paraId="70289E62" w14:textId="6414D296" w:rsidR="004D2661" w:rsidRPr="002F63A9" w:rsidRDefault="00D82A03">
      <w:pPr>
        <w:pStyle w:val="Heading2"/>
        <w:rPr>
          <w:rFonts w:ascii="Times New Roman" w:hAnsi="Times New Roman" w:cs="Times New Roman"/>
          <w:rPrChange w:id="619" w:author="hp" w:date="2022-03-29T12:15:00Z">
            <w:rPr/>
          </w:rPrChange>
        </w:rPr>
        <w:pPrChange w:id="620" w:author="hp" w:date="2022-03-29T11:58:00Z">
          <w:pPr/>
        </w:pPrChange>
      </w:pPr>
      <w:bookmarkStart w:id="621" w:name="_Toc99449003"/>
      <w:r w:rsidRPr="002F63A9">
        <w:rPr>
          <w:rFonts w:ascii="Times New Roman" w:hAnsi="Times New Roman" w:cs="Times New Roman"/>
          <w:rPrChange w:id="622" w:author="hp" w:date="2022-03-29T12:15:00Z">
            <w:rPr>
              <w:b/>
              <w:bCs/>
            </w:rPr>
          </w:rPrChange>
        </w:rPr>
        <w:lastRenderedPageBreak/>
        <w:t>Binomial theorem calculation in Excel</w:t>
      </w:r>
      <w:bookmarkEnd w:id="621"/>
      <w:r w:rsidRPr="002F63A9">
        <w:rPr>
          <w:rFonts w:ascii="Times New Roman" w:hAnsi="Times New Roman" w:cs="Times New Roman"/>
          <w:rPrChange w:id="623" w:author="hp" w:date="2022-03-29T12:15:00Z">
            <w:rPr>
              <w:b/>
              <w:bCs/>
            </w:rPr>
          </w:rPrChange>
        </w:rPr>
        <w:t xml:space="preserve"> </w:t>
      </w:r>
    </w:p>
    <w:p w14:paraId="0DDFB689" w14:textId="6FA660BA" w:rsidR="00D82A03" w:rsidRPr="002F63A9" w:rsidRDefault="00D82A03">
      <w:pPr>
        <w:rPr>
          <w:rFonts w:ascii="Times New Roman" w:hAnsi="Times New Roman" w:cs="Times New Roman"/>
          <w:lang w:eastAsia="en-US"/>
          <w:rPrChange w:id="624" w:author="hp" w:date="2022-03-29T12:15:00Z">
            <w:rPr>
              <w:lang w:eastAsia="en-US"/>
            </w:rPr>
          </w:rPrChange>
        </w:rPr>
      </w:pPr>
      <w:r w:rsidRPr="002F63A9">
        <w:rPr>
          <w:rFonts w:ascii="Times New Roman" w:hAnsi="Times New Roman" w:cs="Times New Roman"/>
          <w:noProof/>
          <w:lang w:val="en-US" w:eastAsia="en-US"/>
          <w:rPrChange w:id="625" w:author="hp" w:date="2022-03-29T12:15:00Z">
            <w:rPr>
              <w:noProof/>
              <w:lang w:val="en-US" w:eastAsia="en-US"/>
            </w:rPr>
          </w:rPrChange>
        </w:rPr>
        <w:drawing>
          <wp:inline distT="0" distB="0" distL="0" distR="0" wp14:anchorId="5CD9A7B8" wp14:editId="2EA14317">
            <wp:extent cx="4486275" cy="33242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86275" cy="3324225"/>
                    </a:xfrm>
                    <a:prstGeom prst="rect">
                      <a:avLst/>
                    </a:prstGeom>
                  </pic:spPr>
                </pic:pic>
              </a:graphicData>
            </a:graphic>
          </wp:inline>
        </w:drawing>
      </w:r>
    </w:p>
    <w:p w14:paraId="2E043440" w14:textId="72554799" w:rsidR="00D9706C" w:rsidRPr="002F63A9" w:rsidRDefault="00D9706C">
      <w:pPr>
        <w:pStyle w:val="Heading2"/>
        <w:rPr>
          <w:rFonts w:ascii="Times New Roman" w:hAnsi="Times New Roman" w:cs="Times New Roman"/>
          <w:rPrChange w:id="626" w:author="hp" w:date="2022-03-29T12:15:00Z">
            <w:rPr/>
          </w:rPrChange>
        </w:rPr>
        <w:pPrChange w:id="627" w:author="hp" w:date="2022-03-29T11:58:00Z">
          <w:pPr/>
        </w:pPrChange>
      </w:pPr>
      <w:bookmarkStart w:id="628" w:name="_Toc99449004"/>
      <w:r w:rsidRPr="002F63A9">
        <w:rPr>
          <w:rFonts w:ascii="Times New Roman" w:hAnsi="Times New Roman" w:cs="Times New Roman"/>
          <w:rPrChange w:id="629" w:author="hp" w:date="2022-03-29T12:15:00Z">
            <w:rPr>
              <w:b/>
              <w:bCs/>
            </w:rPr>
          </w:rPrChange>
        </w:rPr>
        <w:t>Binomial theorem chart</w:t>
      </w:r>
      <w:bookmarkEnd w:id="628"/>
      <w:r w:rsidRPr="002F63A9">
        <w:rPr>
          <w:rFonts w:ascii="Times New Roman" w:hAnsi="Times New Roman" w:cs="Times New Roman"/>
          <w:rPrChange w:id="630" w:author="hp" w:date="2022-03-29T12:15:00Z">
            <w:rPr>
              <w:b/>
              <w:bCs/>
            </w:rPr>
          </w:rPrChange>
        </w:rPr>
        <w:t xml:space="preserve"> </w:t>
      </w:r>
    </w:p>
    <w:p w14:paraId="4CA8BC4E" w14:textId="3B5948C1" w:rsidR="00D9706C" w:rsidRPr="002F63A9" w:rsidRDefault="00C80201">
      <w:pPr>
        <w:rPr>
          <w:rFonts w:ascii="Times New Roman" w:hAnsi="Times New Roman" w:cs="Times New Roman"/>
          <w:lang w:eastAsia="en-US"/>
          <w:rPrChange w:id="631" w:author="hp" w:date="2022-03-29T12:15:00Z">
            <w:rPr>
              <w:lang w:eastAsia="en-US"/>
            </w:rPr>
          </w:rPrChange>
        </w:rPr>
      </w:pPr>
      <w:r w:rsidRPr="002F63A9">
        <w:rPr>
          <w:rFonts w:ascii="Times New Roman" w:hAnsi="Times New Roman" w:cs="Times New Roman"/>
          <w:noProof/>
          <w:lang w:val="en-US" w:eastAsia="en-US"/>
          <w:rPrChange w:id="632" w:author="hp" w:date="2022-03-29T12:15:00Z">
            <w:rPr>
              <w:noProof/>
              <w:lang w:val="en-US" w:eastAsia="en-US"/>
            </w:rPr>
          </w:rPrChange>
        </w:rPr>
        <w:drawing>
          <wp:inline distT="0" distB="0" distL="0" distR="0" wp14:anchorId="6B48E974" wp14:editId="67310312">
            <wp:extent cx="5400675" cy="33147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675" cy="3314700"/>
                    </a:xfrm>
                    <a:prstGeom prst="rect">
                      <a:avLst/>
                    </a:prstGeom>
                  </pic:spPr>
                </pic:pic>
              </a:graphicData>
            </a:graphic>
          </wp:inline>
        </w:drawing>
      </w:r>
    </w:p>
    <w:p w14:paraId="79E3CB46" w14:textId="55643DAC" w:rsidR="00CC2169" w:rsidRPr="002F63A9" w:rsidRDefault="00CC2169">
      <w:pPr>
        <w:pStyle w:val="Heading2"/>
        <w:rPr>
          <w:rFonts w:ascii="Times New Roman" w:hAnsi="Times New Roman" w:cs="Times New Roman"/>
          <w:rPrChange w:id="633" w:author="hp" w:date="2022-03-29T12:15:00Z">
            <w:rPr/>
          </w:rPrChange>
        </w:rPr>
        <w:pPrChange w:id="634" w:author="hp" w:date="2022-03-29T12:00:00Z">
          <w:pPr/>
        </w:pPrChange>
      </w:pPr>
      <w:bookmarkStart w:id="635" w:name="_Toc99449005"/>
      <w:r w:rsidRPr="002F63A9">
        <w:rPr>
          <w:rFonts w:ascii="Times New Roman" w:hAnsi="Times New Roman" w:cs="Times New Roman"/>
          <w:rPrChange w:id="636" w:author="hp" w:date="2022-03-29T12:15:00Z">
            <w:rPr>
              <w:b/>
              <w:bCs/>
            </w:rPr>
          </w:rPrChange>
        </w:rPr>
        <w:lastRenderedPageBreak/>
        <w:t>Finding &amp; Description</w:t>
      </w:r>
      <w:bookmarkEnd w:id="635"/>
      <w:r w:rsidRPr="002F63A9">
        <w:rPr>
          <w:rFonts w:ascii="Times New Roman" w:hAnsi="Times New Roman" w:cs="Times New Roman"/>
          <w:rPrChange w:id="637" w:author="hp" w:date="2022-03-29T12:15:00Z">
            <w:rPr>
              <w:b/>
              <w:bCs/>
            </w:rPr>
          </w:rPrChange>
        </w:rPr>
        <w:t xml:space="preserve"> </w:t>
      </w:r>
    </w:p>
    <w:p w14:paraId="019EE307" w14:textId="3C297467" w:rsidR="00CC2169" w:rsidRPr="002F63A9" w:rsidRDefault="00CC2169" w:rsidP="00232329">
      <w:pPr>
        <w:rPr>
          <w:rFonts w:ascii="Times New Roman" w:hAnsi="Times New Roman" w:cs="Times New Roman"/>
          <w:lang w:eastAsia="en-US"/>
          <w:rPrChange w:id="638" w:author="hp" w:date="2022-03-29T12:15:00Z">
            <w:rPr/>
          </w:rPrChange>
        </w:rPr>
      </w:pPr>
      <w:r w:rsidRPr="002F63A9">
        <w:rPr>
          <w:rFonts w:ascii="Times New Roman" w:hAnsi="Times New Roman" w:cs="Times New Roman"/>
          <w:lang w:eastAsia="en-US"/>
          <w:rPrChange w:id="639" w:author="hp" w:date="2022-03-29T12:15:00Z">
            <w:rPr>
              <w:lang w:eastAsia="en-US"/>
            </w:rPr>
          </w:rPrChange>
        </w:rPr>
        <w:t>(</w:t>
      </w:r>
      <w:r w:rsidRPr="002F63A9">
        <w:rPr>
          <w:rFonts w:ascii="Times New Roman" w:hAnsi="Times New Roman" w:cs="Times New Roman"/>
          <w:color w:val="222222"/>
          <w:shd w:val="clear" w:color="auto" w:fill="FFFFFF"/>
          <w:rPrChange w:id="640" w:author="hp" w:date="2022-03-29T12:15:00Z">
            <w:rPr>
              <w:rFonts w:ascii="Arial" w:hAnsi="Arial" w:cs="Arial"/>
              <w:color w:val="222222"/>
              <w:sz w:val="20"/>
              <w:szCs w:val="20"/>
              <w:shd w:val="clear" w:color="auto" w:fill="FFFFFF"/>
            </w:rPr>
          </w:rPrChange>
        </w:rPr>
        <w:t xml:space="preserve">Braga, A., Martins, J.A. and Martins, L.D., 2018) </w:t>
      </w:r>
      <w:r w:rsidR="00E73DD0" w:rsidRPr="002F63A9">
        <w:rPr>
          <w:rFonts w:ascii="Times New Roman" w:hAnsi="Times New Roman" w:cs="Times New Roman"/>
          <w:color w:val="222222"/>
          <w:shd w:val="clear" w:color="auto" w:fill="FFFFFF"/>
          <w:rPrChange w:id="641" w:author="hp" w:date="2022-03-29T12:15:00Z">
            <w:rPr>
              <w:rFonts w:ascii="Arial" w:hAnsi="Arial" w:cs="Arial"/>
              <w:color w:val="222222"/>
              <w:sz w:val="20"/>
              <w:szCs w:val="20"/>
              <w:shd w:val="clear" w:color="auto" w:fill="FFFFFF"/>
            </w:rPr>
          </w:rPrChange>
        </w:rPr>
        <w:t xml:space="preserve">negative binomial distribution </w:t>
      </w:r>
      <w:r w:rsidR="00193954" w:rsidRPr="002F63A9">
        <w:rPr>
          <w:rFonts w:ascii="Times New Roman" w:hAnsi="Times New Roman" w:cs="Times New Roman"/>
          <w:color w:val="222222"/>
          <w:shd w:val="clear" w:color="auto" w:fill="FFFFFF"/>
          <w:rPrChange w:id="642" w:author="hp" w:date="2022-03-29T12:15:00Z">
            <w:rPr>
              <w:rFonts w:ascii="Arial" w:hAnsi="Arial" w:cs="Arial"/>
              <w:color w:val="222222"/>
              <w:sz w:val="20"/>
              <w:szCs w:val="20"/>
              <w:shd w:val="clear" w:color="auto" w:fill="FFFFFF"/>
            </w:rPr>
          </w:rPrChange>
        </w:rPr>
        <w:t>regression best fit for the dataset</w:t>
      </w:r>
      <w:r w:rsidR="008D5DB4" w:rsidRPr="002F63A9">
        <w:rPr>
          <w:rFonts w:ascii="Times New Roman" w:hAnsi="Times New Roman" w:cs="Times New Roman"/>
          <w:color w:val="222222"/>
          <w:shd w:val="clear" w:color="auto" w:fill="FFFFFF"/>
          <w:rPrChange w:id="643" w:author="hp" w:date="2022-03-29T12:15:00Z">
            <w:rPr>
              <w:rFonts w:ascii="Arial" w:hAnsi="Arial" w:cs="Arial"/>
              <w:color w:val="222222"/>
              <w:sz w:val="20"/>
              <w:szCs w:val="20"/>
              <w:shd w:val="clear" w:color="auto" w:fill="FFFFFF"/>
            </w:rPr>
          </w:rPrChange>
        </w:rPr>
        <w:t xml:space="preserve">, x present the number of dataset value and y present the number of binomial distribution trails. </w:t>
      </w:r>
      <w:r w:rsidR="00477F23" w:rsidRPr="002F63A9">
        <w:rPr>
          <w:rFonts w:ascii="Times New Roman" w:hAnsi="Times New Roman" w:cs="Times New Roman"/>
          <w:color w:val="222222"/>
          <w:shd w:val="clear" w:color="auto" w:fill="FFFFFF"/>
          <w:rPrChange w:id="644" w:author="hp" w:date="2022-03-29T12:15:00Z">
            <w:rPr>
              <w:rFonts w:ascii="Arial" w:hAnsi="Arial" w:cs="Arial"/>
              <w:color w:val="222222"/>
              <w:sz w:val="20"/>
              <w:szCs w:val="20"/>
              <w:shd w:val="clear" w:color="auto" w:fill="FFFFFF"/>
            </w:rPr>
          </w:rPrChange>
        </w:rPr>
        <w:t>Since air pollution is one the major risk factors of human life, various internal disease has been happened due to air pollution, the increase of vehicle might be possible increase of air tight</w:t>
      </w:r>
      <w:r w:rsidR="00FB0597" w:rsidRPr="002F63A9">
        <w:rPr>
          <w:rFonts w:ascii="Times New Roman" w:hAnsi="Times New Roman" w:cs="Times New Roman"/>
          <w:color w:val="222222"/>
          <w:shd w:val="clear" w:color="auto" w:fill="FFFFFF"/>
          <w:rPrChange w:id="645" w:author="hp" w:date="2022-03-29T12:15:00Z">
            <w:rPr>
              <w:rFonts w:ascii="Arial" w:hAnsi="Arial" w:cs="Arial"/>
              <w:color w:val="222222"/>
              <w:sz w:val="20"/>
              <w:szCs w:val="20"/>
              <w:shd w:val="clear" w:color="auto" w:fill="FFFFFF"/>
            </w:rPr>
          </w:rPrChange>
        </w:rPr>
        <w:t xml:space="preserve">, the lung disease has been increase due to smoking and due to air pollution the factor analysis presented that the binomial distribution by selecting the one attribute from the dataset and taken the 13 trials which describe the negativity and positivity of the analysis. </w:t>
      </w:r>
      <w:r w:rsidR="00B576FD" w:rsidRPr="006660D2">
        <w:rPr>
          <w:rFonts w:ascii="Times New Roman" w:hAnsi="Times New Roman" w:cs="Times New Roman"/>
          <w:color w:val="222222"/>
          <w:shd w:val="clear" w:color="auto" w:fill="FFFFFF"/>
        </w:rPr>
        <w:t xml:space="preserve">Various researchers has been </w:t>
      </w:r>
      <w:r w:rsidR="00B576FD" w:rsidRPr="005263AB">
        <w:rPr>
          <w:rFonts w:ascii="Times New Roman" w:hAnsi="Times New Roman" w:cs="Times New Roman"/>
          <w:color w:val="222222"/>
          <w:shd w:val="clear" w:color="auto" w:fill="FFFFFF"/>
        </w:rPr>
        <w:t xml:space="preserve">analysed in the past and various researchers suggested that </w:t>
      </w:r>
      <w:r w:rsidR="00B576FD" w:rsidRPr="002F63A9">
        <w:rPr>
          <w:rFonts w:ascii="Times New Roman" w:hAnsi="Times New Roman" w:cs="Times New Roman"/>
          <w:color w:val="222222"/>
          <w:shd w:val="clear" w:color="auto" w:fill="FFFFFF"/>
        </w:rPr>
        <w:t xml:space="preserve">the air pollution presented through the regression poison model </w:t>
      </w:r>
      <w:r w:rsidR="002F10E8" w:rsidRPr="002F63A9">
        <w:rPr>
          <w:rFonts w:ascii="Times New Roman" w:hAnsi="Times New Roman" w:cs="Times New Roman"/>
          <w:color w:val="222222"/>
          <w:shd w:val="clear" w:color="auto" w:fill="FFFFFF"/>
        </w:rPr>
        <w:t xml:space="preserve">which describe the graph by selecting monthly average </w:t>
      </w:r>
      <w:r w:rsidR="00B54B71" w:rsidRPr="002F63A9">
        <w:rPr>
          <w:rFonts w:ascii="Times New Roman" w:hAnsi="Times New Roman" w:cs="Times New Roman"/>
          <w:color w:val="222222"/>
          <w:shd w:val="clear" w:color="auto" w:fill="FFFFFF"/>
        </w:rPr>
        <w:t xml:space="preserve">value from the dataset. </w:t>
      </w:r>
      <w:r w:rsidR="00232329" w:rsidRPr="002F63A9">
        <w:rPr>
          <w:rFonts w:ascii="Times New Roman" w:hAnsi="Times New Roman" w:cs="Times New Roman"/>
          <w:color w:val="2E2E2E"/>
        </w:rPr>
        <w:t xml:space="preserve">The </w:t>
      </w:r>
      <w:del w:id="646" w:author="hp" w:date="2022-03-29T12:06:00Z">
        <w:r w:rsidR="00232329" w:rsidRPr="002F63A9" w:rsidDel="00232329">
          <w:rPr>
            <w:rFonts w:ascii="Times New Roman" w:hAnsi="Times New Roman" w:cs="Times New Roman"/>
            <w:color w:val="2E2E2E"/>
          </w:rPr>
          <w:delText>analysis</w:delText>
        </w:r>
      </w:del>
      <w:ins w:id="647" w:author="hp" w:date="2022-03-29T12:06:00Z">
        <w:r w:rsidR="00232329" w:rsidRPr="002F63A9">
          <w:rPr>
            <w:rFonts w:ascii="Times New Roman" w:hAnsi="Times New Roman" w:cs="Times New Roman"/>
            <w:color w:val="2E2E2E"/>
          </w:rPr>
          <w:t>examination</w:t>
        </w:r>
      </w:ins>
      <w:r w:rsidR="00232329" w:rsidRPr="002F63A9">
        <w:rPr>
          <w:rFonts w:ascii="Times New Roman" w:hAnsi="Times New Roman" w:cs="Times New Roman"/>
          <w:color w:val="2E2E2E"/>
        </w:rPr>
        <w:t xml:space="preserve"> </w:t>
      </w:r>
      <w:del w:id="648" w:author="hp" w:date="2022-03-29T12:06:00Z">
        <w:r w:rsidR="00232329" w:rsidRPr="002F63A9" w:rsidDel="00232329">
          <w:rPr>
            <w:rFonts w:ascii="Times New Roman" w:hAnsi="Times New Roman" w:cs="Times New Roman"/>
            <w:color w:val="2E2E2E"/>
          </w:rPr>
          <w:delText>was</w:delText>
        </w:r>
      </w:del>
      <w:ins w:id="649" w:author="hp" w:date="2022-03-29T12:06:00Z">
        <w:r w:rsidR="00232329" w:rsidRPr="002F63A9">
          <w:rPr>
            <w:rFonts w:ascii="Times New Roman" w:hAnsi="Times New Roman" w:cs="Times New Roman"/>
            <w:color w:val="2E2E2E"/>
          </w:rPr>
          <w:t>remained</w:t>
        </w:r>
      </w:ins>
      <w:r w:rsidR="00232329" w:rsidRPr="002F63A9">
        <w:rPr>
          <w:rFonts w:ascii="Times New Roman" w:hAnsi="Times New Roman" w:cs="Times New Roman"/>
          <w:color w:val="2E2E2E"/>
        </w:rPr>
        <w:t xml:space="preserve"> </w:t>
      </w:r>
      <w:del w:id="650" w:author="hp" w:date="2022-03-29T12:06:00Z">
        <w:r w:rsidR="00232329" w:rsidRPr="002F63A9" w:rsidDel="00232329">
          <w:rPr>
            <w:rFonts w:ascii="Times New Roman" w:hAnsi="Times New Roman" w:cs="Times New Roman"/>
            <w:color w:val="2E2E2E"/>
          </w:rPr>
          <w:delText>made</w:delText>
        </w:r>
      </w:del>
      <w:ins w:id="651" w:author="hp" w:date="2022-03-29T12:06:00Z">
        <w:r w:rsidR="00232329" w:rsidRPr="002F63A9">
          <w:rPr>
            <w:rFonts w:ascii="Times New Roman" w:hAnsi="Times New Roman" w:cs="Times New Roman"/>
            <w:color w:val="2E2E2E"/>
          </w:rPr>
          <w:t>completed</w:t>
        </w:r>
      </w:ins>
      <w:r w:rsidR="00232329" w:rsidRPr="002F63A9">
        <w:rPr>
          <w:rFonts w:ascii="Times New Roman" w:hAnsi="Times New Roman" w:cs="Times New Roman"/>
          <w:color w:val="2E2E2E"/>
        </w:rPr>
        <w:t xml:space="preserve"> </w:t>
      </w:r>
      <w:del w:id="652" w:author="hp" w:date="2022-03-29T12:06:00Z">
        <w:r w:rsidR="00232329" w:rsidRPr="002F63A9" w:rsidDel="00232329">
          <w:rPr>
            <w:rFonts w:ascii="Times New Roman" w:hAnsi="Times New Roman" w:cs="Times New Roman"/>
            <w:color w:val="2E2E2E"/>
          </w:rPr>
          <w:delText>based</w:delText>
        </w:r>
      </w:del>
      <w:ins w:id="653" w:author="hp" w:date="2022-03-29T12:06:00Z">
        <w:r w:rsidR="00232329" w:rsidRPr="002F63A9">
          <w:rPr>
            <w:rFonts w:ascii="Times New Roman" w:hAnsi="Times New Roman" w:cs="Times New Roman"/>
            <w:color w:val="2E2E2E"/>
          </w:rPr>
          <w:t>grounded</w:t>
        </w:r>
      </w:ins>
      <w:r w:rsidR="00232329" w:rsidRPr="002F63A9">
        <w:rPr>
          <w:rFonts w:ascii="Times New Roman" w:hAnsi="Times New Roman" w:cs="Times New Roman"/>
          <w:color w:val="2E2E2E"/>
        </w:rPr>
        <w:t xml:space="preserve"> on </w:t>
      </w:r>
      <w:del w:id="654" w:author="hp" w:date="2022-03-29T12:06:00Z">
        <w:r w:rsidR="00232329" w:rsidRPr="002F63A9" w:rsidDel="00232329">
          <w:rPr>
            <w:rFonts w:ascii="Times New Roman" w:hAnsi="Times New Roman" w:cs="Times New Roman"/>
            <w:color w:val="2E2E2E"/>
          </w:rPr>
          <w:delText>daily</w:delText>
        </w:r>
      </w:del>
      <w:ins w:id="655" w:author="hp" w:date="2022-03-29T12:06:00Z">
        <w:r w:rsidR="00232329" w:rsidRPr="002F63A9">
          <w:rPr>
            <w:rFonts w:ascii="Times New Roman" w:hAnsi="Times New Roman" w:cs="Times New Roman"/>
            <w:color w:val="2E2E2E"/>
          </w:rPr>
          <w:t>everyday</w:t>
        </w:r>
      </w:ins>
      <w:r w:rsidR="00232329" w:rsidRPr="002F63A9">
        <w:rPr>
          <w:rFonts w:ascii="Times New Roman" w:hAnsi="Times New Roman" w:cs="Times New Roman"/>
          <w:color w:val="2E2E2E"/>
        </w:rPr>
        <w:t xml:space="preserve"> </w:t>
      </w:r>
      <w:del w:id="656" w:author="hp" w:date="2022-03-29T12:07:00Z">
        <w:r w:rsidR="00232329" w:rsidRPr="002F63A9" w:rsidDel="00232329">
          <w:rPr>
            <w:rFonts w:ascii="Times New Roman" w:hAnsi="Times New Roman" w:cs="Times New Roman"/>
            <w:color w:val="2E2E2E"/>
          </w:rPr>
          <w:delText>data</w:delText>
        </w:r>
      </w:del>
      <w:ins w:id="657" w:author="hp" w:date="2022-03-29T12:07:00Z">
        <w:r w:rsidR="00232329" w:rsidRPr="002F63A9">
          <w:rPr>
            <w:rFonts w:ascii="Times New Roman" w:hAnsi="Times New Roman" w:cs="Times New Roman"/>
            <w:color w:val="2E2E2E"/>
          </w:rPr>
          <w:t>statistics</w:t>
        </w:r>
      </w:ins>
      <w:r w:rsidR="00232329" w:rsidRPr="002F63A9">
        <w:rPr>
          <w:rFonts w:ascii="Times New Roman" w:hAnsi="Times New Roman" w:cs="Times New Roman"/>
          <w:color w:val="2E2E2E"/>
        </w:rPr>
        <w:t xml:space="preserve"> </w:t>
      </w:r>
      <w:del w:id="658" w:author="hp" w:date="2022-03-29T12:07:00Z">
        <w:r w:rsidR="00232329" w:rsidRPr="002F63A9" w:rsidDel="00232329">
          <w:rPr>
            <w:rFonts w:ascii="Times New Roman" w:hAnsi="Times New Roman" w:cs="Times New Roman"/>
            <w:color w:val="2E2E2E"/>
          </w:rPr>
          <w:delText>for</w:delText>
        </w:r>
      </w:del>
      <w:ins w:id="659" w:author="hp" w:date="2022-03-29T12:07:00Z">
        <w:r w:rsidR="00232329" w:rsidRPr="002F63A9">
          <w:rPr>
            <w:rFonts w:ascii="Times New Roman" w:hAnsi="Times New Roman" w:cs="Times New Roman"/>
            <w:color w:val="2E2E2E"/>
          </w:rPr>
          <w:t>aimed at</w:t>
        </w:r>
      </w:ins>
      <w:r w:rsidR="00232329" w:rsidRPr="002F63A9">
        <w:rPr>
          <w:rFonts w:ascii="Times New Roman" w:hAnsi="Times New Roman" w:cs="Times New Roman"/>
          <w:color w:val="2E2E2E"/>
        </w:rPr>
        <w:t xml:space="preserve"> the </w:t>
      </w:r>
      <w:del w:id="660" w:author="hp" w:date="2022-03-29T12:07:00Z">
        <w:r w:rsidR="00232329" w:rsidRPr="002F63A9" w:rsidDel="00232329">
          <w:rPr>
            <w:rFonts w:ascii="Times New Roman" w:hAnsi="Times New Roman" w:cs="Times New Roman"/>
            <w:color w:val="2E2E2E"/>
          </w:rPr>
          <w:delText>period</w:delText>
        </w:r>
      </w:del>
      <w:ins w:id="661" w:author="hp" w:date="2022-03-29T12:07:00Z">
        <w:r w:rsidR="00232329" w:rsidRPr="002F63A9">
          <w:rPr>
            <w:rFonts w:ascii="Times New Roman" w:hAnsi="Times New Roman" w:cs="Times New Roman"/>
            <w:color w:val="2E2E2E"/>
          </w:rPr>
          <w:t>retro</w:t>
        </w:r>
      </w:ins>
      <w:r w:rsidR="00232329" w:rsidRPr="002F63A9">
        <w:rPr>
          <w:rFonts w:ascii="Times New Roman" w:hAnsi="Times New Roman" w:cs="Times New Roman"/>
          <w:color w:val="2E2E2E"/>
        </w:rPr>
        <w:t xml:space="preserve"> </w:t>
      </w:r>
      <w:del w:id="662" w:author="hp" w:date="2022-03-29T12:07:00Z">
        <w:r w:rsidR="00232329" w:rsidRPr="002F63A9" w:rsidDel="00232329">
          <w:rPr>
            <w:rFonts w:ascii="Times New Roman" w:hAnsi="Times New Roman" w:cs="Times New Roman"/>
            <w:color w:val="2E2E2E"/>
          </w:rPr>
          <w:delText>between</w:delText>
        </w:r>
      </w:del>
      <w:ins w:id="663" w:author="hp" w:date="2022-03-29T12:07:00Z">
        <w:r w:rsidR="00232329" w:rsidRPr="002F63A9">
          <w:rPr>
            <w:rFonts w:ascii="Times New Roman" w:hAnsi="Times New Roman" w:cs="Times New Roman"/>
            <w:color w:val="2E2E2E"/>
          </w:rPr>
          <w:t>among</w:t>
        </w:r>
      </w:ins>
      <w:r w:rsidR="00232329" w:rsidRPr="002F63A9">
        <w:rPr>
          <w:rFonts w:ascii="Times New Roman" w:hAnsi="Times New Roman" w:cs="Times New Roman"/>
          <w:color w:val="2E2E2E"/>
        </w:rPr>
        <w:t xml:space="preserve"> 2010 and 2014 </w:t>
      </w:r>
      <w:del w:id="664" w:author="hp" w:date="2022-03-29T12:07:00Z">
        <w:r w:rsidR="00232329" w:rsidRPr="002F63A9" w:rsidDel="00232329">
          <w:rPr>
            <w:rFonts w:ascii="Times New Roman" w:hAnsi="Times New Roman" w:cs="Times New Roman"/>
            <w:color w:val="2E2E2E"/>
          </w:rPr>
          <w:delText>regarding</w:delText>
        </w:r>
      </w:del>
      <w:ins w:id="665" w:author="hp" w:date="2022-03-29T12:07:00Z">
        <w:r w:rsidR="00232329" w:rsidRPr="002F63A9">
          <w:rPr>
            <w:rFonts w:ascii="Times New Roman" w:hAnsi="Times New Roman" w:cs="Times New Roman"/>
            <w:color w:val="2E2E2E"/>
          </w:rPr>
          <w:t>concerning</w:t>
        </w:r>
      </w:ins>
      <w:r w:rsidR="00232329" w:rsidRPr="002F63A9">
        <w:rPr>
          <w:rFonts w:ascii="Times New Roman" w:hAnsi="Times New Roman" w:cs="Times New Roman"/>
          <w:color w:val="2E2E2E"/>
        </w:rPr>
        <w:t xml:space="preserve"> hospitalizations due to circulatory and </w:t>
      </w:r>
      <w:del w:id="666" w:author="hp" w:date="2022-03-29T12:07:00Z">
        <w:r w:rsidR="00232329" w:rsidRPr="002F63A9" w:rsidDel="00232329">
          <w:rPr>
            <w:rFonts w:ascii="Times New Roman" w:hAnsi="Times New Roman" w:cs="Times New Roman"/>
            <w:color w:val="2E2E2E"/>
          </w:rPr>
          <w:delText>respiratory</w:delText>
        </w:r>
      </w:del>
      <w:ins w:id="667" w:author="hp" w:date="2022-03-29T12:07:00Z">
        <w:r w:rsidR="00232329" w:rsidRPr="002F63A9">
          <w:rPr>
            <w:rFonts w:ascii="Times New Roman" w:hAnsi="Times New Roman" w:cs="Times New Roman"/>
            <w:color w:val="2E2E2E"/>
          </w:rPr>
          <w:t>breathing</w:t>
        </w:r>
      </w:ins>
      <w:r w:rsidR="00232329" w:rsidRPr="002F63A9">
        <w:rPr>
          <w:rFonts w:ascii="Times New Roman" w:hAnsi="Times New Roman" w:cs="Times New Roman"/>
          <w:color w:val="2E2E2E"/>
        </w:rPr>
        <w:t xml:space="preserve"> </w:t>
      </w:r>
      <w:del w:id="668" w:author="hp" w:date="2022-03-29T12:07:00Z">
        <w:r w:rsidR="00232329" w:rsidRPr="002F63A9" w:rsidDel="00232329">
          <w:rPr>
            <w:rFonts w:ascii="Times New Roman" w:hAnsi="Times New Roman" w:cs="Times New Roman"/>
            <w:color w:val="2E2E2E"/>
          </w:rPr>
          <w:delText>diseases</w:delText>
        </w:r>
      </w:del>
      <w:ins w:id="669" w:author="hp" w:date="2022-03-29T12:07:00Z">
        <w:r w:rsidR="00232329" w:rsidRPr="002F63A9">
          <w:rPr>
            <w:rFonts w:ascii="Times New Roman" w:hAnsi="Times New Roman" w:cs="Times New Roman"/>
            <w:color w:val="2E2E2E"/>
          </w:rPr>
          <w:t>illnesses</w:t>
        </w:r>
      </w:ins>
      <w:r w:rsidR="00232329" w:rsidRPr="002F63A9">
        <w:rPr>
          <w:rFonts w:ascii="Times New Roman" w:hAnsi="Times New Roman" w:cs="Times New Roman"/>
          <w:color w:val="2E2E2E"/>
        </w:rPr>
        <w:t>, stratified by age due to the concentration of </w:t>
      </w:r>
      <w:r w:rsidR="00232329" w:rsidRPr="002F63A9">
        <w:rPr>
          <w:rFonts w:ascii="Times New Roman" w:hAnsi="Times New Roman" w:cs="Times New Roman"/>
          <w:color w:val="2E2E2E"/>
          <w:rPrChange w:id="670" w:author="hp" w:date="2022-03-29T12:15:00Z">
            <w:rPr>
              <w:rFonts w:ascii="Georgia" w:hAnsi="Georgia"/>
              <w:color w:val="2E2E2E"/>
              <w:sz w:val="27"/>
              <w:szCs w:val="27"/>
            </w:rPr>
          </w:rPrChange>
        </w:rPr>
        <w:fldChar w:fldCharType="begin"/>
      </w:r>
      <w:r w:rsidR="00232329" w:rsidRPr="002F63A9">
        <w:rPr>
          <w:rFonts w:ascii="Times New Roman" w:hAnsi="Times New Roman" w:cs="Times New Roman"/>
          <w:color w:val="2E2E2E"/>
        </w:rPr>
        <w:instrText xml:space="preserve"> HYPERLINK "https://www.sciencedirect.com/topics/earth-and-planetary-sciences/air-pollutant" \o "Learn more about air pollutants from ScienceDirect's AI-generated Topic Pages" </w:instrText>
      </w:r>
      <w:r w:rsidR="00232329" w:rsidRPr="002F63A9">
        <w:rPr>
          <w:rFonts w:ascii="Times New Roman" w:hAnsi="Times New Roman" w:cs="Times New Roman"/>
          <w:color w:val="2E2E2E"/>
          <w:rPrChange w:id="671" w:author="hp" w:date="2022-03-29T12:15:00Z">
            <w:rPr>
              <w:rFonts w:ascii="Georgia" w:hAnsi="Georgia"/>
              <w:color w:val="2E2E2E"/>
              <w:sz w:val="27"/>
              <w:szCs w:val="27"/>
            </w:rPr>
          </w:rPrChange>
        </w:rPr>
        <w:fldChar w:fldCharType="separate"/>
      </w:r>
      <w:r w:rsidR="00232329" w:rsidRPr="002F63A9">
        <w:rPr>
          <w:rStyle w:val="Hyperlink"/>
          <w:rFonts w:ascii="Times New Roman" w:hAnsi="Times New Roman" w:cs="Times New Roman"/>
          <w:color w:val="2E2E2E"/>
        </w:rPr>
        <w:t>air pollutants</w:t>
      </w:r>
      <w:r w:rsidR="00232329" w:rsidRPr="002F63A9">
        <w:rPr>
          <w:rFonts w:ascii="Times New Roman" w:hAnsi="Times New Roman" w:cs="Times New Roman"/>
          <w:color w:val="2E2E2E"/>
          <w:rPrChange w:id="672" w:author="hp" w:date="2022-03-29T12:15:00Z">
            <w:rPr>
              <w:rFonts w:ascii="Georgia" w:hAnsi="Georgia"/>
              <w:color w:val="2E2E2E"/>
              <w:sz w:val="27"/>
              <w:szCs w:val="27"/>
            </w:rPr>
          </w:rPrChange>
        </w:rPr>
        <w:fldChar w:fldCharType="end"/>
      </w:r>
      <w:r w:rsidR="00232329" w:rsidRPr="006660D2">
        <w:rPr>
          <w:rFonts w:ascii="Times New Roman" w:hAnsi="Times New Roman" w:cs="Times New Roman"/>
          <w:color w:val="2E2E2E"/>
        </w:rPr>
        <w:t>: CO, PM</w:t>
      </w:r>
      <w:r w:rsidR="00232329" w:rsidRPr="006660D2">
        <w:rPr>
          <w:rFonts w:ascii="Times New Roman" w:hAnsi="Times New Roman" w:cs="Times New Roman"/>
          <w:color w:val="2E2E2E"/>
          <w:vertAlign w:val="subscript"/>
        </w:rPr>
        <w:t>1</w:t>
      </w:r>
      <w:r w:rsidR="00232329" w:rsidRPr="005263AB">
        <w:rPr>
          <w:rFonts w:ascii="Times New Roman" w:hAnsi="Times New Roman" w:cs="Times New Roman"/>
          <w:color w:val="2E2E2E"/>
          <w:vertAlign w:val="subscript"/>
        </w:rPr>
        <w:t>0</w:t>
      </w:r>
      <w:r w:rsidR="00232329" w:rsidRPr="005263AB">
        <w:rPr>
          <w:rFonts w:ascii="Times New Roman" w:hAnsi="Times New Roman" w:cs="Times New Roman"/>
          <w:color w:val="2E2E2E"/>
        </w:rPr>
        <w:t>, NO</w:t>
      </w:r>
      <w:r w:rsidR="00232329" w:rsidRPr="005263AB">
        <w:rPr>
          <w:rFonts w:ascii="Times New Roman" w:hAnsi="Times New Roman" w:cs="Times New Roman"/>
          <w:color w:val="2E2E2E"/>
          <w:vertAlign w:val="subscript"/>
        </w:rPr>
        <w:t>2</w:t>
      </w:r>
      <w:r w:rsidR="00232329" w:rsidRPr="005263AB">
        <w:rPr>
          <w:rFonts w:ascii="Times New Roman" w:hAnsi="Times New Roman" w:cs="Times New Roman"/>
          <w:color w:val="2E2E2E"/>
        </w:rPr>
        <w:t>, S</w:t>
      </w:r>
      <w:r w:rsidR="00232329" w:rsidRPr="002F63A9">
        <w:rPr>
          <w:rFonts w:ascii="Times New Roman" w:hAnsi="Times New Roman" w:cs="Times New Roman"/>
          <w:color w:val="2E2E2E"/>
        </w:rPr>
        <w:t>O</w:t>
      </w:r>
      <w:r w:rsidR="00232329" w:rsidRPr="002F63A9">
        <w:rPr>
          <w:rFonts w:ascii="Times New Roman" w:hAnsi="Times New Roman" w:cs="Times New Roman"/>
          <w:color w:val="2E2E2E"/>
          <w:vertAlign w:val="subscript"/>
        </w:rPr>
        <w:t>2</w:t>
      </w:r>
      <w:r w:rsidR="00232329" w:rsidRPr="002F63A9">
        <w:rPr>
          <w:rFonts w:ascii="Times New Roman" w:hAnsi="Times New Roman" w:cs="Times New Roman"/>
          <w:color w:val="2E2E2E"/>
        </w:rPr>
        <w:t> and O</w:t>
      </w:r>
      <w:r w:rsidR="00232329" w:rsidRPr="002F63A9">
        <w:rPr>
          <w:rFonts w:ascii="Times New Roman" w:hAnsi="Times New Roman" w:cs="Times New Roman"/>
          <w:color w:val="2E2E2E"/>
          <w:vertAlign w:val="subscript"/>
        </w:rPr>
        <w:t>3</w:t>
      </w:r>
      <w:r w:rsidR="00232329" w:rsidRPr="002F63A9">
        <w:rPr>
          <w:rFonts w:ascii="Times New Roman" w:hAnsi="Times New Roman" w:cs="Times New Roman"/>
          <w:color w:val="2E2E2E"/>
        </w:rPr>
        <w:t> and meteorological variables.</w:t>
      </w:r>
      <w:ins w:id="673" w:author="hp" w:date="2022-03-29T12:07:00Z">
        <w:r w:rsidR="002A1D11" w:rsidRPr="002F63A9">
          <w:rPr>
            <w:rFonts w:ascii="Times New Roman" w:hAnsi="Times New Roman" w:cs="Times New Roman"/>
            <w:color w:val="2E2E2E"/>
          </w:rPr>
          <w:t xml:space="preserve"> And negative binomial distribution present the old age of </w:t>
        </w:r>
      </w:ins>
      <w:ins w:id="674" w:author="hp" w:date="2022-03-29T12:08:00Z">
        <w:r w:rsidR="002A1D11" w:rsidRPr="002F63A9">
          <w:rPr>
            <w:rFonts w:ascii="Times New Roman" w:hAnsi="Times New Roman" w:cs="Times New Roman"/>
            <w:color w:val="2E2E2E"/>
          </w:rPr>
          <w:t xml:space="preserve">interquartile range. </w:t>
        </w:r>
      </w:ins>
    </w:p>
    <w:p w14:paraId="370D8CFB" w14:textId="77777777" w:rsidR="007A637D" w:rsidRPr="002F63A9" w:rsidRDefault="007A637D" w:rsidP="006660D2">
      <w:pPr>
        <w:rPr>
          <w:rFonts w:ascii="Times New Roman" w:hAnsi="Times New Roman" w:cs="Times New Roman"/>
          <w:lang w:eastAsia="en-US"/>
          <w:rPrChange w:id="675" w:author="hp" w:date="2022-03-29T12:15:00Z">
            <w:rPr/>
          </w:rPrChange>
        </w:rPr>
      </w:pPr>
    </w:p>
    <w:p w14:paraId="46E4313B" w14:textId="77777777" w:rsidR="00236FA1" w:rsidRPr="002F63A9" w:rsidRDefault="00236FA1">
      <w:pPr>
        <w:pStyle w:val="Heading1"/>
        <w:rPr>
          <w:rFonts w:ascii="Times New Roman" w:hAnsi="Times New Roman" w:cs="Times New Roman"/>
          <w:rPrChange w:id="676" w:author="hp" w:date="2022-03-29T12:15:00Z">
            <w:rPr>
              <w:rFonts w:ascii="Times New Roman" w:hAnsi="Times New Roman" w:cs="Times New Roman"/>
              <w:color w:val="auto"/>
            </w:rPr>
          </w:rPrChange>
        </w:rPr>
        <w:pPrChange w:id="677" w:author="hp" w:date="2022-03-29T12:10:00Z">
          <w:pPr>
            <w:pStyle w:val="Heading3"/>
            <w:numPr>
              <w:ilvl w:val="0"/>
              <w:numId w:val="0"/>
            </w:numPr>
            <w:ind w:left="0" w:firstLine="0"/>
          </w:pPr>
        </w:pPrChange>
      </w:pPr>
      <w:bookmarkStart w:id="678" w:name="_Toc99449006"/>
      <w:r w:rsidRPr="002F63A9">
        <w:rPr>
          <w:rFonts w:ascii="Times New Roman" w:hAnsi="Times New Roman" w:cs="Times New Roman"/>
          <w:rPrChange w:id="679" w:author="hp" w:date="2022-03-29T12:15:00Z">
            <w:rPr>
              <w:rFonts w:ascii="Times New Roman" w:hAnsi="Times New Roman" w:cs="Times New Roman"/>
              <w:color w:val="auto"/>
            </w:rPr>
          </w:rPrChange>
        </w:rPr>
        <w:t>Findings &amp; Discussion</w:t>
      </w:r>
      <w:bookmarkEnd w:id="678"/>
      <w:r w:rsidRPr="002F63A9">
        <w:rPr>
          <w:rFonts w:ascii="Times New Roman" w:hAnsi="Times New Roman" w:cs="Times New Roman"/>
          <w:rPrChange w:id="680" w:author="hp" w:date="2022-03-29T12:15:00Z">
            <w:rPr>
              <w:rFonts w:ascii="Times New Roman" w:hAnsi="Times New Roman" w:cs="Times New Roman"/>
              <w:color w:val="auto"/>
            </w:rPr>
          </w:rPrChange>
        </w:rPr>
        <w:t xml:space="preserve"> </w:t>
      </w:r>
    </w:p>
    <w:p w14:paraId="3B416EC3" w14:textId="77777777" w:rsidR="00B6395A" w:rsidRPr="002F63A9" w:rsidRDefault="00D649F1" w:rsidP="00236FA1">
      <w:pPr>
        <w:rPr>
          <w:rFonts w:ascii="Times New Roman" w:hAnsi="Times New Roman" w:cs="Times New Roman"/>
        </w:rPr>
      </w:pPr>
      <w:r w:rsidRPr="006660D2">
        <w:rPr>
          <w:rFonts w:ascii="Times New Roman" w:hAnsi="Times New Roman" w:cs="Times New Roman"/>
          <w:lang w:eastAsia="en-US"/>
        </w:rPr>
        <w:t xml:space="preserve">Visual analytics method has been proposed to measure the effective process of air quality dataset that become the hot research topic in these days. </w:t>
      </w:r>
      <w:r w:rsidR="00504CC1" w:rsidRPr="006660D2">
        <w:rPr>
          <w:rFonts w:ascii="Times New Roman" w:hAnsi="Times New Roman" w:cs="Times New Roman"/>
          <w:lang w:eastAsia="en-US"/>
        </w:rPr>
        <w:t>The processing of data analysis to analyse and quantify the big data analytics tools and technique which bas</w:t>
      </w:r>
      <w:r w:rsidR="00504CC1" w:rsidRPr="005263AB">
        <w:rPr>
          <w:rFonts w:ascii="Times New Roman" w:hAnsi="Times New Roman" w:cs="Times New Roman"/>
          <w:lang w:eastAsia="en-US"/>
        </w:rPr>
        <w:t xml:space="preserve">ed on </w:t>
      </w:r>
      <w:r w:rsidR="004E669E" w:rsidRPr="005263AB">
        <w:rPr>
          <w:rFonts w:ascii="Times New Roman" w:hAnsi="Times New Roman" w:cs="Times New Roman"/>
          <w:lang w:eastAsia="en-US"/>
        </w:rPr>
        <w:t>statistical modelling</w:t>
      </w:r>
      <w:r w:rsidR="00504CC1" w:rsidRPr="005263AB">
        <w:rPr>
          <w:rFonts w:ascii="Times New Roman" w:hAnsi="Times New Roman" w:cs="Times New Roman"/>
          <w:lang w:eastAsia="en-US"/>
        </w:rPr>
        <w:t xml:space="preserve"> method</w:t>
      </w:r>
      <w:r w:rsidR="00637734" w:rsidRPr="002F63A9">
        <w:rPr>
          <w:rFonts w:ascii="Times New Roman" w:hAnsi="Times New Roman" w:cs="Times New Roman"/>
          <w:lang w:eastAsia="en-US"/>
        </w:rPr>
        <w:t xml:space="preserve">, the proposed goal to achieve the outcomes of resultant attributes values has been achieve to organize the dataset. </w:t>
      </w:r>
      <w:r w:rsidR="00504CC1" w:rsidRPr="002F63A9">
        <w:rPr>
          <w:rFonts w:ascii="Times New Roman" w:hAnsi="Times New Roman" w:cs="Times New Roman"/>
          <w:lang w:eastAsia="en-US"/>
        </w:rPr>
        <w:t xml:space="preserve"> </w:t>
      </w:r>
      <w:r w:rsidR="004E669E" w:rsidRPr="002F63A9">
        <w:rPr>
          <w:rFonts w:ascii="Times New Roman" w:hAnsi="Times New Roman" w:cs="Times New Roman"/>
          <w:lang w:eastAsia="en-US"/>
        </w:rPr>
        <w:t xml:space="preserve">Data visualization method has been achieved with scatter plot, web based visual analytics, including spatial temporal with multi-dimensional features to monitor the air quality dataset. </w:t>
      </w:r>
      <w:r w:rsidR="009D3394" w:rsidRPr="002F63A9">
        <w:rPr>
          <w:rFonts w:ascii="Times New Roman" w:hAnsi="Times New Roman" w:cs="Times New Roman"/>
          <w:lang w:eastAsia="en-US"/>
        </w:rPr>
        <w:t xml:space="preserve">The GIS view used to view the spatial analysis of dataset in order the achieve the visual analysis the scatter plot interested way to analyse and predict them accordingly. </w:t>
      </w:r>
      <w:r w:rsidR="00C31DF4" w:rsidRPr="002F63A9">
        <w:rPr>
          <w:rFonts w:ascii="Times New Roman" w:hAnsi="Times New Roman" w:cs="Times New Roman"/>
          <w:lang w:eastAsia="en-US"/>
        </w:rPr>
        <w:t xml:space="preserve">The parallel plot of multi-dimensional method with inner tied newest approach which was able to configure the </w:t>
      </w:r>
      <w:r w:rsidR="00C77EC1" w:rsidRPr="002F63A9">
        <w:rPr>
          <w:rFonts w:ascii="Times New Roman" w:hAnsi="Times New Roman" w:cs="Times New Roman"/>
          <w:lang w:eastAsia="en-US"/>
        </w:rPr>
        <w:t xml:space="preserve">air quality analyst with different pattern of rules and regulations of statistical modelling. </w:t>
      </w:r>
      <w:r w:rsidR="00C31DF4" w:rsidRPr="002F63A9">
        <w:rPr>
          <w:rFonts w:ascii="Times New Roman" w:hAnsi="Times New Roman" w:cs="Times New Roman"/>
          <w:lang w:eastAsia="en-US"/>
        </w:rPr>
        <w:t xml:space="preserve"> </w:t>
      </w:r>
      <w:r w:rsidR="00407C09" w:rsidRPr="002F63A9">
        <w:rPr>
          <w:rFonts w:ascii="Times New Roman" w:hAnsi="Times New Roman" w:cs="Times New Roman"/>
          <w:lang w:eastAsia="en-US"/>
        </w:rPr>
        <w:t xml:space="preserve">The standard unit </w:t>
      </w:r>
      <w:r w:rsidR="00907C42" w:rsidRPr="002F63A9">
        <w:rPr>
          <w:rFonts w:ascii="Times New Roman" w:hAnsi="Times New Roman" w:cs="Times New Roman"/>
          <w:lang w:eastAsia="en-US"/>
        </w:rPr>
        <w:t>colour mapping</w:t>
      </w:r>
      <w:r w:rsidR="00407C09" w:rsidRPr="002F63A9">
        <w:rPr>
          <w:rFonts w:ascii="Times New Roman" w:hAnsi="Times New Roman" w:cs="Times New Roman"/>
          <w:lang w:eastAsia="en-US"/>
        </w:rPr>
        <w:t xml:space="preserve"> method with strategic view of air quality index. </w:t>
      </w:r>
      <w:r w:rsidR="008C7BF5" w:rsidRPr="002F63A9">
        <w:rPr>
          <w:rFonts w:ascii="Times New Roman" w:hAnsi="Times New Roman" w:cs="Times New Roman"/>
          <w:lang w:eastAsia="en-US"/>
        </w:rPr>
        <w:lastRenderedPageBreak/>
        <w:t xml:space="preserve">The standard interactive means helps to support the find out the standard error and mean squared error in the dataset. </w:t>
      </w:r>
      <w:r w:rsidR="00EA0C64" w:rsidRPr="002F63A9">
        <w:rPr>
          <w:rFonts w:ascii="Times New Roman" w:hAnsi="Times New Roman" w:cs="Times New Roman"/>
          <w:lang w:eastAsia="en-US"/>
        </w:rPr>
        <w:t xml:space="preserve">The air quality index dataset has been used to analyse and predict the spatial temporal statistics </w:t>
      </w:r>
      <w:r w:rsidR="00DC6BB7" w:rsidRPr="002F63A9">
        <w:rPr>
          <w:rFonts w:ascii="Times New Roman" w:hAnsi="Times New Roman" w:cs="Times New Roman"/>
          <w:lang w:eastAsia="en-US"/>
        </w:rPr>
        <w:t>to analyse</w:t>
      </w:r>
      <w:r w:rsidR="0045682C" w:rsidRPr="002F63A9">
        <w:rPr>
          <w:rFonts w:ascii="Times New Roman" w:hAnsi="Times New Roman" w:cs="Times New Roman"/>
          <w:lang w:eastAsia="en-US"/>
        </w:rPr>
        <w:t xml:space="preserve"> and predict the air quality pollution. </w:t>
      </w:r>
      <w:r w:rsidR="003B3D8A" w:rsidRPr="002F63A9">
        <w:rPr>
          <w:rFonts w:ascii="Times New Roman" w:eastAsia="Times New Roman" w:hAnsi="Times New Roman" w:cs="Times New Roman"/>
          <w:lang w:val="en-US" w:eastAsia="en-US"/>
        </w:rPr>
        <w:t>(Dar</w:t>
      </w:r>
      <w:r w:rsidR="00E20B1E" w:rsidRPr="002F63A9">
        <w:rPr>
          <w:rFonts w:ascii="Times New Roman" w:eastAsia="Times New Roman" w:hAnsi="Times New Roman" w:cs="Times New Roman"/>
          <w:lang w:val="en-US" w:eastAsia="en-US"/>
        </w:rPr>
        <w:t xml:space="preserve">aio, E., Di Corso, E. </w:t>
      </w:r>
      <w:r w:rsidR="003B3D8A" w:rsidRPr="002F63A9">
        <w:rPr>
          <w:rFonts w:ascii="Times New Roman" w:eastAsia="Times New Roman" w:hAnsi="Times New Roman" w:cs="Times New Roman"/>
          <w:lang w:val="en-US" w:eastAsia="en-US"/>
        </w:rPr>
        <w:t>2018</w:t>
      </w:r>
      <w:r w:rsidR="00E20B1E" w:rsidRPr="002F63A9">
        <w:rPr>
          <w:rFonts w:ascii="Times New Roman" w:eastAsia="Times New Roman" w:hAnsi="Times New Roman" w:cs="Times New Roman"/>
          <w:lang w:val="en-US" w:eastAsia="en-US"/>
        </w:rPr>
        <w:t xml:space="preserve">) </w:t>
      </w:r>
      <w:r w:rsidR="00314260" w:rsidRPr="002F63A9">
        <w:rPr>
          <w:rFonts w:ascii="Times New Roman" w:eastAsia="Times New Roman" w:hAnsi="Times New Roman" w:cs="Times New Roman"/>
          <w:lang w:val="en-US" w:eastAsia="en-US"/>
        </w:rPr>
        <w:t xml:space="preserve">machine learning supervised analytics method characterize the air quality measurement </w:t>
      </w:r>
      <w:r w:rsidR="00E92B65" w:rsidRPr="002F63A9">
        <w:rPr>
          <w:rFonts w:ascii="Times New Roman" w:eastAsia="Times New Roman" w:hAnsi="Times New Roman" w:cs="Times New Roman"/>
          <w:lang w:val="en-US" w:eastAsia="en-US"/>
        </w:rPr>
        <w:t xml:space="preserve">in order to achieve the air index that exists in the smart cities. </w:t>
      </w:r>
      <w:r w:rsidR="00DB363D" w:rsidRPr="002F63A9">
        <w:rPr>
          <w:rFonts w:ascii="Times New Roman" w:eastAsia="Times New Roman" w:hAnsi="Times New Roman" w:cs="Times New Roman"/>
          <w:lang w:val="en-US" w:eastAsia="en-US"/>
        </w:rPr>
        <w:t xml:space="preserve">The IOT enabled devices connected in real time environmental system to send the real time traffic positioning system that sustain to achieve the </w:t>
      </w:r>
      <w:r w:rsidR="00423F3E" w:rsidRPr="002F63A9">
        <w:rPr>
          <w:rFonts w:ascii="Times New Roman" w:eastAsia="Times New Roman" w:hAnsi="Times New Roman" w:cs="Times New Roman"/>
          <w:lang w:val="en-US" w:eastAsia="en-US"/>
        </w:rPr>
        <w:t xml:space="preserve">machine learning prediction method. </w:t>
      </w:r>
      <w:r w:rsidR="00175068" w:rsidRPr="002F63A9">
        <w:rPr>
          <w:rFonts w:ascii="Times New Roman" w:eastAsia="Times New Roman" w:hAnsi="Times New Roman" w:cs="Times New Roman"/>
          <w:lang w:val="en-US" w:eastAsia="en-US"/>
        </w:rPr>
        <w:t>Several cities has been made to analyze the smart cities air traffic including measurement of various air poll</w:t>
      </w:r>
      <w:r w:rsidR="007D21C8" w:rsidRPr="002F63A9">
        <w:rPr>
          <w:rFonts w:ascii="Times New Roman" w:eastAsia="Times New Roman" w:hAnsi="Times New Roman" w:cs="Times New Roman"/>
          <w:lang w:val="en-US" w:eastAsia="en-US"/>
        </w:rPr>
        <w:t xml:space="preserve">ution system. </w:t>
      </w:r>
      <w:r w:rsidR="004D7E5B" w:rsidRPr="002F63A9">
        <w:rPr>
          <w:rFonts w:ascii="Times New Roman" w:eastAsia="Times New Roman" w:hAnsi="Times New Roman" w:cs="Times New Roman"/>
          <w:lang w:val="en-US" w:eastAsia="en-US"/>
        </w:rPr>
        <w:t xml:space="preserve">the identification of </w:t>
      </w:r>
      <w:r w:rsidR="00175877" w:rsidRPr="002F63A9">
        <w:rPr>
          <w:rFonts w:ascii="Times New Roman" w:eastAsia="Times New Roman" w:hAnsi="Times New Roman" w:cs="Times New Roman"/>
          <w:lang w:val="en-US" w:eastAsia="en-US"/>
        </w:rPr>
        <w:t>casualties</w:t>
      </w:r>
      <w:r w:rsidR="004D7E5B" w:rsidRPr="002F63A9">
        <w:rPr>
          <w:rFonts w:ascii="Times New Roman" w:eastAsia="Times New Roman" w:hAnsi="Times New Roman" w:cs="Times New Roman"/>
          <w:lang w:val="en-US" w:eastAsia="en-US"/>
        </w:rPr>
        <w:t xml:space="preserve"> in the air quality system predicted decision making prediction system </w:t>
      </w:r>
      <w:r w:rsidR="00E950D1" w:rsidRPr="002F63A9">
        <w:rPr>
          <w:rFonts w:ascii="Times New Roman" w:eastAsia="Times New Roman" w:hAnsi="Times New Roman" w:cs="Times New Roman"/>
          <w:lang w:val="en-US" w:eastAsia="en-US"/>
        </w:rPr>
        <w:t xml:space="preserve">with the assistance of government officials </w:t>
      </w:r>
      <w:r w:rsidR="00DE75F4" w:rsidRPr="002F63A9">
        <w:rPr>
          <w:rFonts w:ascii="Times New Roman" w:eastAsia="Times New Roman" w:hAnsi="Times New Roman" w:cs="Times New Roman"/>
          <w:lang w:val="en-US" w:eastAsia="en-US"/>
        </w:rPr>
        <w:t xml:space="preserve">that used to mitigate the air quality to support the development of smart cities in the urban region, different artificial intelligence based models has been previous developed by various research in order to quantify the method of </w:t>
      </w:r>
      <w:r w:rsidR="00EA11CD" w:rsidRPr="002F63A9">
        <w:rPr>
          <w:rFonts w:ascii="Times New Roman" w:eastAsia="Times New Roman" w:hAnsi="Times New Roman" w:cs="Times New Roman"/>
          <w:lang w:val="en-US" w:eastAsia="en-US"/>
        </w:rPr>
        <w:t xml:space="preserve">sustainable development of air </w:t>
      </w:r>
      <w:r w:rsidR="00B609B7" w:rsidRPr="002F63A9">
        <w:rPr>
          <w:rFonts w:ascii="Times New Roman" w:eastAsia="Times New Roman" w:hAnsi="Times New Roman" w:cs="Times New Roman"/>
          <w:lang w:val="en-US" w:eastAsia="en-US"/>
        </w:rPr>
        <w:t>system</w:t>
      </w:r>
      <w:r w:rsidR="00EA11CD" w:rsidRPr="002F63A9">
        <w:rPr>
          <w:rFonts w:ascii="Times New Roman" w:eastAsia="Times New Roman" w:hAnsi="Times New Roman" w:cs="Times New Roman"/>
          <w:lang w:val="en-US" w:eastAsia="en-US"/>
        </w:rPr>
        <w:t xml:space="preserve">. </w:t>
      </w:r>
      <w:r w:rsidR="00B57BC7" w:rsidRPr="002F63A9">
        <w:rPr>
          <w:rFonts w:ascii="Times New Roman" w:eastAsia="Times New Roman" w:hAnsi="Times New Roman" w:cs="Times New Roman"/>
          <w:lang w:val="en-US" w:eastAsia="en-US"/>
        </w:rPr>
        <w:t>This</w:t>
      </w:r>
      <w:r w:rsidR="00B609B7" w:rsidRPr="002F63A9">
        <w:rPr>
          <w:rFonts w:ascii="Times New Roman" w:eastAsia="Times New Roman" w:hAnsi="Times New Roman" w:cs="Times New Roman"/>
          <w:lang w:val="en-US" w:eastAsia="en-US"/>
        </w:rPr>
        <w:t xml:space="preserve"> research going to present the two machine learning method supervised learning method and unsupervised learning method </w:t>
      </w:r>
      <w:r w:rsidR="00A53889" w:rsidRPr="002F63A9">
        <w:rPr>
          <w:rFonts w:ascii="Times New Roman" w:eastAsia="Times New Roman" w:hAnsi="Times New Roman" w:cs="Times New Roman"/>
          <w:lang w:val="en-US" w:eastAsia="en-US"/>
        </w:rPr>
        <w:t xml:space="preserve">including python PANDAS used to explored the various data analytics algorithm in the view of air quality system which based in the UK region. </w:t>
      </w:r>
      <w:r w:rsidR="009B11B3" w:rsidRPr="002F63A9">
        <w:rPr>
          <w:rFonts w:ascii="Times New Roman" w:eastAsia="Times New Roman" w:hAnsi="Times New Roman" w:cs="Times New Roman"/>
          <w:lang w:val="en-US" w:eastAsia="en-US"/>
        </w:rPr>
        <w:t xml:space="preserve">The occurrence of characterize method of machine which essentially used to provide the interface layer in which to proceeds the different modules of the data segment. </w:t>
      </w:r>
      <w:r w:rsidR="004521AC" w:rsidRPr="002F63A9">
        <w:rPr>
          <w:rFonts w:ascii="Times New Roman" w:eastAsia="Times New Roman" w:hAnsi="Times New Roman" w:cs="Times New Roman"/>
          <w:lang w:val="en-US" w:eastAsia="en-US"/>
        </w:rPr>
        <w:t xml:space="preserve">The interesting insights of machine learning prediction method has been visually analyze and predict the quality related dataset. </w:t>
      </w:r>
      <w:r w:rsidR="00686E97" w:rsidRPr="002F63A9">
        <w:rPr>
          <w:rFonts w:ascii="Times New Roman" w:eastAsia="Times New Roman" w:hAnsi="Times New Roman" w:cs="Times New Roman"/>
          <w:lang w:val="en-US" w:eastAsia="en-US"/>
        </w:rPr>
        <w:t>The similar concentration method to group the certain packages of deep learning to explored in more depth look to verify the and predict the ozone level and nitrogen level in the air which is essentially very helpful tools and method to quantify t</w:t>
      </w:r>
      <w:r w:rsidR="0049326B" w:rsidRPr="002F63A9">
        <w:rPr>
          <w:rFonts w:ascii="Times New Roman" w:eastAsia="Times New Roman" w:hAnsi="Times New Roman" w:cs="Times New Roman"/>
          <w:lang w:val="en-US" w:eastAsia="en-US"/>
        </w:rPr>
        <w:t xml:space="preserve">he statistical modelling method. </w:t>
      </w:r>
      <w:r w:rsidR="006C74A3" w:rsidRPr="002F63A9">
        <w:rPr>
          <w:rFonts w:ascii="Times New Roman" w:eastAsia="Times New Roman" w:hAnsi="Times New Roman" w:cs="Times New Roman"/>
          <w:lang w:val="en-US" w:eastAsia="en-US"/>
        </w:rPr>
        <w:t xml:space="preserve">The form of human readable method to optimize and characterize the various performance sheet and chart sheet method </w:t>
      </w:r>
      <w:r w:rsidR="00424792" w:rsidRPr="002F63A9">
        <w:rPr>
          <w:rFonts w:ascii="Times New Roman" w:eastAsia="Times New Roman" w:hAnsi="Times New Roman" w:cs="Times New Roman"/>
          <w:lang w:val="en-US" w:eastAsia="en-US"/>
        </w:rPr>
        <w:t xml:space="preserve">to calculate the correlation between the air pollution and metrological condition </w:t>
      </w:r>
      <w:r w:rsidR="000810B8" w:rsidRPr="002F63A9">
        <w:rPr>
          <w:rFonts w:ascii="Times New Roman" w:eastAsia="Times New Roman" w:hAnsi="Times New Roman" w:cs="Times New Roman"/>
          <w:lang w:val="en-US" w:eastAsia="en-US"/>
        </w:rPr>
        <w:t xml:space="preserve">of the abstract level of segments in the air pollution the smart cities development has been finalized and quantify with the assistance of IOT devices that used to send the real time data to identify the traffic situation and identify the pollution quality in the air, the built in machine learning prediction method has been installed on this platform that used to help out and assist the various health department. </w:t>
      </w:r>
      <w:r w:rsidR="006E1A7A" w:rsidRPr="002F63A9">
        <w:rPr>
          <w:rFonts w:ascii="Times New Roman" w:eastAsia="Times New Roman" w:hAnsi="Times New Roman" w:cs="Times New Roman"/>
          <w:lang w:val="en-US" w:eastAsia="en-US"/>
        </w:rPr>
        <w:t xml:space="preserve">Python PANDA has been used to validate and examine the real pollutant measurement to collect the major Italian cities dataset. </w:t>
      </w:r>
      <w:r w:rsidR="00120335" w:rsidRPr="002F63A9">
        <w:rPr>
          <w:rFonts w:ascii="Times New Roman" w:eastAsia="Times New Roman" w:hAnsi="Times New Roman" w:cs="Times New Roman"/>
          <w:lang w:val="en-US" w:eastAsia="en-US"/>
        </w:rPr>
        <w:t xml:space="preserve">The preliminary experimental results has been quantify and justified to solves the different situation to discover the similar group of air pollutant that interpret the correlation among the air pollution </w:t>
      </w:r>
      <w:r w:rsidR="00120335" w:rsidRPr="002F63A9">
        <w:rPr>
          <w:rFonts w:ascii="Times New Roman" w:eastAsia="Times New Roman" w:hAnsi="Times New Roman" w:cs="Times New Roman"/>
          <w:lang w:val="en-US" w:eastAsia="en-US"/>
        </w:rPr>
        <w:lastRenderedPageBreak/>
        <w:t xml:space="preserve">and whether data. </w:t>
      </w:r>
      <w:r w:rsidR="00616C30" w:rsidRPr="002F63A9">
        <w:rPr>
          <w:rFonts w:ascii="Times New Roman" w:eastAsia="Times New Roman" w:hAnsi="Times New Roman" w:cs="Times New Roman"/>
          <w:lang w:val="en-US" w:eastAsia="en-US"/>
        </w:rPr>
        <w:t xml:space="preserve">(Kalamaras, I., Xygonakis, I., 2019) </w:t>
      </w:r>
      <w:r w:rsidR="00352F0B" w:rsidRPr="002F63A9">
        <w:rPr>
          <w:rFonts w:ascii="Times New Roman" w:eastAsia="Times New Roman" w:hAnsi="Times New Roman" w:cs="Times New Roman"/>
          <w:lang w:val="en-US" w:eastAsia="en-US"/>
        </w:rPr>
        <w:t xml:space="preserve">visual analytics to quantify the data analytics effectively used previously </w:t>
      </w:r>
      <w:r w:rsidR="00193944" w:rsidRPr="002F63A9">
        <w:rPr>
          <w:rFonts w:ascii="Times New Roman" w:eastAsia="Times New Roman" w:hAnsi="Times New Roman" w:cs="Times New Roman"/>
          <w:lang w:val="en-US" w:eastAsia="en-US"/>
        </w:rPr>
        <w:t xml:space="preserve">to explore and examine the air quality data to measure the AI based enhance IOT </w:t>
      </w:r>
      <w:r w:rsidR="00EF4F45" w:rsidRPr="002F63A9">
        <w:rPr>
          <w:rFonts w:ascii="Times New Roman" w:eastAsia="Times New Roman" w:hAnsi="Times New Roman" w:cs="Times New Roman"/>
          <w:lang w:val="en-US" w:eastAsia="en-US"/>
        </w:rPr>
        <w:t>environment</w:t>
      </w:r>
      <w:r w:rsidR="00193944" w:rsidRPr="002F63A9">
        <w:rPr>
          <w:rFonts w:ascii="Times New Roman" w:eastAsia="Times New Roman" w:hAnsi="Times New Roman" w:cs="Times New Roman"/>
          <w:lang w:val="en-US" w:eastAsia="en-US"/>
        </w:rPr>
        <w:t xml:space="preserve">. </w:t>
      </w:r>
      <w:r w:rsidR="00EF4F45" w:rsidRPr="002F63A9">
        <w:rPr>
          <w:rFonts w:ascii="Times New Roman" w:eastAsia="Times New Roman" w:hAnsi="Times New Roman" w:cs="Times New Roman"/>
          <w:lang w:val="en-US" w:eastAsia="en-US"/>
        </w:rPr>
        <w:t xml:space="preserve">The earlier development in the field of artificial intelligence and machine learning which essentially used to analyze the predict the performance of whether forecasting system. </w:t>
      </w:r>
      <w:r w:rsidR="00E61200" w:rsidRPr="002F63A9">
        <w:rPr>
          <w:rFonts w:ascii="Times New Roman" w:eastAsia="Times New Roman" w:hAnsi="Times New Roman" w:cs="Times New Roman"/>
          <w:lang w:val="en-US" w:eastAsia="en-US"/>
        </w:rPr>
        <w:t>The</w:t>
      </w:r>
      <w:r w:rsidR="00A232B3" w:rsidRPr="002F63A9">
        <w:rPr>
          <w:rFonts w:ascii="Times New Roman" w:eastAsia="Times New Roman" w:hAnsi="Times New Roman" w:cs="Times New Roman"/>
          <w:lang w:val="en-US" w:eastAsia="en-US"/>
        </w:rPr>
        <w:t xml:space="preserve"> method widely used to predict the air quality and pollution level with testing of ozone level and nitrogen level has been tested and examined with mean average value and mean squared error. The graphic visualization method obtain to present the outcomes of black boxing that undertake the method of end user level trust. </w:t>
      </w:r>
      <w:r w:rsidR="00737B00" w:rsidRPr="002F63A9">
        <w:rPr>
          <w:rFonts w:ascii="Times New Roman" w:eastAsia="Times New Roman" w:hAnsi="Times New Roman" w:cs="Times New Roman"/>
          <w:lang w:val="en-US" w:eastAsia="en-US"/>
        </w:rPr>
        <w:t xml:space="preserve">The machine learning architecture present the visual analytics platform for making the custom level analytics of data to achieve the target result. </w:t>
      </w:r>
      <w:r w:rsidR="00F62B71" w:rsidRPr="002F63A9">
        <w:rPr>
          <w:rFonts w:ascii="Times New Roman" w:eastAsia="Times New Roman" w:hAnsi="Times New Roman" w:cs="Times New Roman"/>
          <w:lang w:val="en-US" w:eastAsia="en-US"/>
        </w:rPr>
        <w:t xml:space="preserve">The including and exclusion components has been used to predict the inclusion and exclusion method which ideally present the interactive visual analytics that linked with well define components for custom interactive analysis platform. </w:t>
      </w:r>
      <w:r w:rsidR="00D40747" w:rsidRPr="002F63A9">
        <w:rPr>
          <w:rFonts w:ascii="Times New Roman" w:eastAsia="Times New Roman" w:hAnsi="Times New Roman" w:cs="Times New Roman"/>
          <w:lang w:val="en-US" w:eastAsia="en-US"/>
        </w:rPr>
        <w:t>The inclusion component used to predict and analyze the situational model of the air system in context of AI and machine learning predictions</w:t>
      </w:r>
      <w:r w:rsidR="00B6395A" w:rsidRPr="002F63A9">
        <w:rPr>
          <w:rFonts w:ascii="Times New Roman" w:eastAsia="Times New Roman" w:hAnsi="Times New Roman" w:cs="Times New Roman"/>
          <w:lang w:val="en-US" w:eastAsia="en-US"/>
        </w:rPr>
        <w:t>.</w:t>
      </w:r>
      <w:r w:rsidR="00424386" w:rsidRPr="002F63A9">
        <w:rPr>
          <w:rFonts w:ascii="Times New Roman" w:eastAsia="Times New Roman" w:hAnsi="Times New Roman" w:cs="Times New Roman"/>
          <w:lang w:val="en-US" w:eastAsia="en-US"/>
        </w:rPr>
        <w:t xml:space="preserve"> (Marć, M., Tobiszewski, M., 2015) </w:t>
      </w:r>
      <w:r w:rsidR="003B4812" w:rsidRPr="002F63A9">
        <w:rPr>
          <w:rFonts w:ascii="Times New Roman" w:eastAsia="Times New Roman" w:hAnsi="Times New Roman" w:cs="Times New Roman"/>
          <w:lang w:val="en-US" w:eastAsia="en-US"/>
        </w:rPr>
        <w:t xml:space="preserve">the machine learning summarizing tool effectively used to analyze the various statistical analysis such as mean value, median maximum value minimum value and quartile values. </w:t>
      </w:r>
      <w:r w:rsidR="00E86DFF" w:rsidRPr="002F63A9">
        <w:rPr>
          <w:rFonts w:ascii="Times New Roman" w:eastAsia="Times New Roman" w:hAnsi="Times New Roman" w:cs="Times New Roman"/>
          <w:lang w:val="en-US" w:eastAsia="en-US"/>
        </w:rPr>
        <w:t xml:space="preserve">In the chain of air ozone layer level prediction ideally predict and analyze the </w:t>
      </w:r>
      <w:r w:rsidR="006932AA" w:rsidRPr="002F63A9">
        <w:rPr>
          <w:rFonts w:ascii="Times New Roman" w:eastAsia="Times New Roman" w:hAnsi="Times New Roman" w:cs="Times New Roman"/>
          <w:lang w:val="en-US" w:eastAsia="en-US"/>
        </w:rPr>
        <w:t xml:space="preserve">air quality level of pollution which needs to develop the </w:t>
      </w:r>
      <w:r w:rsidR="00B427B1" w:rsidRPr="002F63A9">
        <w:rPr>
          <w:rFonts w:ascii="Times New Roman" w:eastAsia="Times New Roman" w:hAnsi="Times New Roman" w:cs="Times New Roman"/>
          <w:lang w:val="en-US" w:eastAsia="en-US"/>
        </w:rPr>
        <w:t xml:space="preserve">commonly air quality analytics and data frame. </w:t>
      </w:r>
      <w:r w:rsidR="002609A5" w:rsidRPr="002F63A9">
        <w:rPr>
          <w:rFonts w:ascii="Times New Roman" w:eastAsia="Times New Roman" w:hAnsi="Times New Roman" w:cs="Times New Roman"/>
          <w:lang w:val="en-US" w:eastAsia="en-US"/>
        </w:rPr>
        <w:t xml:space="preserve">The segment of testing the level of air pollution and quantify the smart cities traffic which produces pollution from the vehicles, various electronic vehicle has been introduced in advance smart cities based in UK region. </w:t>
      </w:r>
      <w:r w:rsidR="00E33D8C" w:rsidRPr="002F63A9">
        <w:rPr>
          <w:rFonts w:ascii="Times New Roman" w:eastAsia="Times New Roman" w:hAnsi="Times New Roman" w:cs="Times New Roman"/>
          <w:lang w:val="en-US" w:eastAsia="en-US"/>
        </w:rPr>
        <w:t xml:space="preserve">The cost of electronic vehicle comparatively low to measure and quantify the approach of </w:t>
      </w:r>
      <w:r w:rsidR="00500A12" w:rsidRPr="002F63A9">
        <w:rPr>
          <w:rFonts w:ascii="Times New Roman" w:eastAsia="Times New Roman" w:hAnsi="Times New Roman" w:cs="Times New Roman"/>
          <w:lang w:val="en-US" w:eastAsia="en-US"/>
        </w:rPr>
        <w:t>data segment the operation of probability level testing which the aid of machine learning python prediction</w:t>
      </w:r>
      <w:r w:rsidR="008C2A16" w:rsidRPr="002F63A9">
        <w:rPr>
          <w:rFonts w:ascii="Times New Roman" w:eastAsia="Times New Roman" w:hAnsi="Times New Roman" w:cs="Times New Roman"/>
          <w:lang w:val="en-US" w:eastAsia="en-US"/>
        </w:rPr>
        <w:t xml:space="preserve">, monitoring level has been testing and verified the characterize method to obtain the automatic operation of summarize programs. The machine learning data summary present the state of the art report to ideally test and present the data analytic platform to test and quantify the approach which needs to address the problem. </w:t>
      </w:r>
      <w:r w:rsidR="00E749BB" w:rsidRPr="002F63A9">
        <w:rPr>
          <w:rFonts w:ascii="Times New Roman" w:eastAsia="Times New Roman" w:hAnsi="Times New Roman" w:cs="Times New Roman"/>
          <w:lang w:val="en-US" w:eastAsia="en-US"/>
        </w:rPr>
        <w:t xml:space="preserve">The drawback to taking low level and high level predictions </w:t>
      </w:r>
      <w:r w:rsidR="00A03056" w:rsidRPr="002F63A9">
        <w:rPr>
          <w:rFonts w:ascii="Times New Roman" w:eastAsia="Times New Roman" w:hAnsi="Times New Roman" w:cs="Times New Roman"/>
          <w:lang w:val="en-US" w:eastAsia="en-US"/>
        </w:rPr>
        <w:t xml:space="preserve">commonly used in various areas, bio monitoring system </w:t>
      </w:r>
      <w:r w:rsidR="00E749BB" w:rsidRPr="002F63A9">
        <w:rPr>
          <w:rFonts w:ascii="Times New Roman" w:eastAsia="Times New Roman" w:hAnsi="Times New Roman" w:cs="Times New Roman"/>
          <w:lang w:val="en-US" w:eastAsia="en-US"/>
        </w:rPr>
        <w:t xml:space="preserve"> </w:t>
      </w:r>
      <w:r w:rsidR="00A03056" w:rsidRPr="002F63A9">
        <w:rPr>
          <w:rFonts w:ascii="Times New Roman" w:eastAsia="Times New Roman" w:hAnsi="Times New Roman" w:cs="Times New Roman"/>
          <w:lang w:val="en-US" w:eastAsia="en-US"/>
        </w:rPr>
        <w:t xml:space="preserve">cheap and convenient way to collect the traditional sample </w:t>
      </w:r>
      <w:r w:rsidR="00626459" w:rsidRPr="002F63A9">
        <w:rPr>
          <w:rFonts w:ascii="Times New Roman" w:eastAsia="Times New Roman" w:hAnsi="Times New Roman" w:cs="Times New Roman"/>
          <w:lang w:val="en-US" w:eastAsia="en-US"/>
        </w:rPr>
        <w:t xml:space="preserve">which becomes the more popular approach </w:t>
      </w:r>
      <w:r w:rsidR="004341CD" w:rsidRPr="002F63A9">
        <w:rPr>
          <w:rFonts w:ascii="Times New Roman" w:eastAsia="Times New Roman" w:hAnsi="Times New Roman" w:cs="Times New Roman"/>
          <w:lang w:val="en-US" w:eastAsia="en-US"/>
        </w:rPr>
        <w:t xml:space="preserve">the monitoring system achieve to quantify the problem produces the </w:t>
      </w:r>
      <w:r w:rsidR="00AA11ED" w:rsidRPr="002F63A9">
        <w:rPr>
          <w:rFonts w:ascii="Times New Roman" w:eastAsia="Times New Roman" w:hAnsi="Times New Roman" w:cs="Times New Roman"/>
          <w:lang w:val="en-US" w:eastAsia="en-US"/>
        </w:rPr>
        <w:t xml:space="preserve">air quality monitoring system, bio monitoring system </w:t>
      </w:r>
      <w:r w:rsidR="00856456" w:rsidRPr="002F63A9">
        <w:rPr>
          <w:rFonts w:ascii="Times New Roman" w:eastAsia="Times New Roman" w:hAnsi="Times New Roman" w:cs="Times New Roman"/>
          <w:lang w:val="en-US" w:eastAsia="en-US"/>
        </w:rPr>
        <w:t>cheap and confidential information system in which various problem has been analyze with biometric identification system of human being identification system in smart cities to produ</w:t>
      </w:r>
      <w:r w:rsidR="00505CC6" w:rsidRPr="002F63A9">
        <w:rPr>
          <w:rFonts w:ascii="Times New Roman" w:eastAsia="Times New Roman" w:hAnsi="Times New Roman" w:cs="Times New Roman"/>
          <w:lang w:val="en-US" w:eastAsia="en-US"/>
        </w:rPr>
        <w:t xml:space="preserve">ces the highest </w:t>
      </w:r>
      <w:r w:rsidR="00505CC6" w:rsidRPr="002F63A9">
        <w:rPr>
          <w:rFonts w:ascii="Times New Roman" w:eastAsia="Times New Roman" w:hAnsi="Times New Roman" w:cs="Times New Roman"/>
          <w:lang w:val="en-US" w:eastAsia="en-US"/>
        </w:rPr>
        <w:lastRenderedPageBreak/>
        <w:t>result,</w:t>
      </w:r>
      <w:r w:rsidR="00856456" w:rsidRPr="002F63A9">
        <w:rPr>
          <w:rFonts w:ascii="Times New Roman" w:eastAsia="Times New Roman" w:hAnsi="Times New Roman" w:cs="Times New Roman"/>
          <w:lang w:val="en-US" w:eastAsia="en-US"/>
        </w:rPr>
        <w:t xml:space="preserve"> </w:t>
      </w:r>
      <w:r w:rsidR="00505CC6" w:rsidRPr="002F63A9">
        <w:rPr>
          <w:rFonts w:ascii="Times New Roman" w:eastAsia="Times New Roman" w:hAnsi="Times New Roman" w:cs="Times New Roman"/>
          <w:lang w:val="en-US" w:eastAsia="en-US"/>
        </w:rPr>
        <w:t>t</w:t>
      </w:r>
      <w:r w:rsidR="00942B7B" w:rsidRPr="002F63A9">
        <w:rPr>
          <w:rFonts w:ascii="Times New Roman" w:eastAsia="Times New Roman" w:hAnsi="Times New Roman" w:cs="Times New Roman"/>
          <w:lang w:val="en-US" w:eastAsia="en-US"/>
        </w:rPr>
        <w:t xml:space="preserve">elemonitoring with sample of database system </w:t>
      </w:r>
      <w:r w:rsidR="00505CC6" w:rsidRPr="002F63A9">
        <w:rPr>
          <w:rFonts w:ascii="Times New Roman" w:eastAsia="Times New Roman" w:hAnsi="Times New Roman" w:cs="Times New Roman"/>
          <w:lang w:val="en-US" w:eastAsia="en-US"/>
        </w:rPr>
        <w:t xml:space="preserve">has becoming approach in more advance action. </w:t>
      </w:r>
      <w:r w:rsidR="00942B7B" w:rsidRPr="002F63A9">
        <w:rPr>
          <w:rFonts w:ascii="Times New Roman" w:eastAsia="Times New Roman" w:hAnsi="Times New Roman" w:cs="Times New Roman"/>
          <w:lang w:val="en-US" w:eastAsia="en-US"/>
        </w:rPr>
        <w:t xml:space="preserve"> </w:t>
      </w:r>
      <w:r w:rsidR="005B677F" w:rsidRPr="002F63A9">
        <w:rPr>
          <w:rFonts w:ascii="Times New Roman" w:eastAsia="Times New Roman" w:hAnsi="Times New Roman" w:cs="Times New Roman"/>
          <w:lang w:val="en-US" w:eastAsia="en-US"/>
        </w:rPr>
        <w:t>The drawback of standard monitoring system monitor the pollution level and highest quality prediction level of air</w:t>
      </w:r>
      <w:r w:rsidR="005220A1" w:rsidRPr="002F63A9">
        <w:rPr>
          <w:rFonts w:ascii="Times New Roman" w:eastAsia="Times New Roman" w:hAnsi="Times New Roman" w:cs="Times New Roman"/>
          <w:lang w:val="en-US" w:eastAsia="en-US"/>
        </w:rPr>
        <w:t xml:space="preserve"> system, the interesting opportunities to approach the air system. Machine learning and deep learning method deploy with highest frequqy rates in order to present the compact results of air pollution and sustainable air quality</w:t>
      </w:r>
      <w:r w:rsidR="00876F22" w:rsidRPr="002F63A9">
        <w:rPr>
          <w:rFonts w:ascii="Times New Roman" w:eastAsia="Times New Roman" w:hAnsi="Times New Roman" w:cs="Times New Roman"/>
          <w:lang w:val="en-US" w:eastAsia="en-US"/>
        </w:rPr>
        <w:t xml:space="preserve"> system, the coverage of large remote areas to constitute the complementary approach of traditional request cost. </w:t>
      </w:r>
      <w:r w:rsidR="00482F70" w:rsidRPr="002F63A9">
        <w:rPr>
          <w:rFonts w:ascii="Times New Roman" w:hAnsi="Times New Roman" w:cs="Times New Roman"/>
        </w:rPr>
        <w:t xml:space="preserve">(Kök, İ., Şimşek, M.U.   2017) </w:t>
      </w:r>
      <w:r w:rsidR="000A20D2" w:rsidRPr="002F63A9">
        <w:rPr>
          <w:rFonts w:ascii="Times New Roman" w:hAnsi="Times New Roman" w:cs="Times New Roman"/>
        </w:rPr>
        <w:t xml:space="preserve">the deep learning model to predict the air quality of smart cities, the advance deep learning technology obtain with artificial intelligence algorithm which produces the highest accuracy of predictions and classification in order to obtain the air cleaning system this method also useful to assist and guide the ministry of health development that needs to regulate the sustainable environment in the near future. </w:t>
      </w:r>
      <w:r w:rsidR="00A625F2" w:rsidRPr="002F63A9">
        <w:rPr>
          <w:rFonts w:ascii="Times New Roman" w:hAnsi="Times New Roman" w:cs="Times New Roman"/>
        </w:rPr>
        <w:t xml:space="preserve">By using the information and communication </w:t>
      </w:r>
      <w:r w:rsidR="00BA7036" w:rsidRPr="002F63A9">
        <w:rPr>
          <w:rFonts w:ascii="Times New Roman" w:hAnsi="Times New Roman" w:cs="Times New Roman"/>
        </w:rPr>
        <w:t xml:space="preserve">technologies that interact with client computer sends the data in real time system with the help of IOT system. </w:t>
      </w:r>
      <w:r w:rsidR="0022723D" w:rsidRPr="002F63A9">
        <w:rPr>
          <w:rFonts w:ascii="Times New Roman" w:hAnsi="Times New Roman" w:cs="Times New Roman"/>
        </w:rPr>
        <w:t xml:space="preserve">The IOT based smart cities application that support the various industrial applications, which needs to optimize the high priority and highest result. </w:t>
      </w:r>
      <w:r w:rsidR="00FE105A" w:rsidRPr="002F63A9">
        <w:rPr>
          <w:rFonts w:ascii="Times New Roman" w:hAnsi="Times New Roman" w:cs="Times New Roman"/>
        </w:rPr>
        <w:t xml:space="preserve">The government models used to predict and analysed the application of future prediction in order to executes the real time applications which highly required by the artificial intelligence group. </w:t>
      </w:r>
      <w:r w:rsidR="007D2A33" w:rsidRPr="002F63A9">
        <w:rPr>
          <w:rFonts w:ascii="Times New Roman" w:hAnsi="Times New Roman" w:cs="Times New Roman"/>
        </w:rPr>
        <w:t xml:space="preserve">Deep learning method has been used to obtain the highest accuracy for sustainable development of air quality system deep learning method highly recommended due to its highest level of integrity and availability. </w:t>
      </w:r>
      <w:r w:rsidR="00A625F2" w:rsidRPr="002F63A9">
        <w:rPr>
          <w:rFonts w:ascii="Times New Roman" w:hAnsi="Times New Roman" w:cs="Times New Roman"/>
        </w:rPr>
        <w:t xml:space="preserve"> </w:t>
      </w:r>
      <w:r w:rsidR="00AB529F" w:rsidRPr="002F63A9">
        <w:rPr>
          <w:rFonts w:ascii="Times New Roman" w:hAnsi="Times New Roman" w:cs="Times New Roman"/>
        </w:rPr>
        <w:t xml:space="preserve">Deep learning method highly used for future prediction modelling. </w:t>
      </w:r>
      <w:r w:rsidR="00403CF0" w:rsidRPr="002F63A9">
        <w:rPr>
          <w:rFonts w:ascii="Times New Roman" w:hAnsi="Times New Roman" w:cs="Times New Roman"/>
        </w:rPr>
        <w:t xml:space="preserve">The novel deep learning approach has been used to </w:t>
      </w:r>
      <w:r w:rsidR="005B738D" w:rsidRPr="002F63A9">
        <w:rPr>
          <w:rFonts w:ascii="Times New Roman" w:hAnsi="Times New Roman" w:cs="Times New Roman"/>
        </w:rPr>
        <w:t>analyse</w:t>
      </w:r>
      <w:r w:rsidR="00C85E98" w:rsidRPr="002F63A9">
        <w:rPr>
          <w:rFonts w:ascii="Times New Roman" w:hAnsi="Times New Roman" w:cs="Times New Roman"/>
        </w:rPr>
        <w:t xml:space="preserve"> the big data analytics, several problems have been highlighted and solves to present the different smart cities situation. The development and growth of smart cities application IOT system enable the smart cities to detect predict and analyse the air quality and pollution level at the road. </w:t>
      </w:r>
      <w:r w:rsidR="00610C1D" w:rsidRPr="002F63A9">
        <w:rPr>
          <w:rFonts w:ascii="Times New Roman" w:hAnsi="Times New Roman" w:cs="Times New Roman"/>
        </w:rPr>
        <w:t xml:space="preserve">The machine learning approach previously used and examined by various researcher to obtain the highest result. </w:t>
      </w:r>
    </w:p>
    <w:p w14:paraId="203E676F" w14:textId="77777777" w:rsidR="008463CC" w:rsidRPr="002F63A9" w:rsidRDefault="008463CC" w:rsidP="00236FA1">
      <w:pPr>
        <w:rPr>
          <w:rFonts w:ascii="Times New Roman" w:hAnsi="Times New Roman" w:cs="Times New Roman"/>
        </w:rPr>
      </w:pPr>
    </w:p>
    <w:p w14:paraId="1512BE08" w14:textId="77777777" w:rsidR="008463CC" w:rsidRPr="002F63A9" w:rsidRDefault="008463CC" w:rsidP="00236FA1">
      <w:pPr>
        <w:rPr>
          <w:ins w:id="681" w:author="hp" w:date="2022-03-29T12:10:00Z"/>
          <w:rFonts w:ascii="Times New Roman" w:hAnsi="Times New Roman" w:cs="Times New Roman"/>
        </w:rPr>
      </w:pPr>
    </w:p>
    <w:p w14:paraId="7B97A24B" w14:textId="77777777" w:rsidR="00B603BF" w:rsidRPr="002F63A9" w:rsidRDefault="00B603BF" w:rsidP="00236FA1">
      <w:pPr>
        <w:rPr>
          <w:ins w:id="682" w:author="hp" w:date="2022-03-29T12:10:00Z"/>
          <w:rFonts w:ascii="Times New Roman" w:hAnsi="Times New Roman" w:cs="Times New Roman"/>
        </w:rPr>
      </w:pPr>
    </w:p>
    <w:p w14:paraId="033A0864" w14:textId="77777777" w:rsidR="00B603BF" w:rsidRPr="002F63A9" w:rsidRDefault="00B603BF" w:rsidP="00236FA1">
      <w:pPr>
        <w:rPr>
          <w:rFonts w:ascii="Times New Roman" w:hAnsi="Times New Roman" w:cs="Times New Roman"/>
        </w:rPr>
      </w:pPr>
    </w:p>
    <w:p w14:paraId="58430FDF" w14:textId="77777777" w:rsidR="000440D3" w:rsidRPr="006660D2" w:rsidRDefault="000440D3">
      <w:pPr>
        <w:pStyle w:val="Heading1"/>
        <w:rPr>
          <w:rFonts w:ascii="Times New Roman" w:eastAsia="MS Mincho" w:hAnsi="Times New Roman" w:cs="Times New Roman"/>
        </w:rPr>
        <w:pPrChange w:id="683" w:author="hp" w:date="2022-03-29T12:10:00Z">
          <w:pPr/>
        </w:pPrChange>
      </w:pPr>
      <w:bookmarkStart w:id="684" w:name="_Toc99449007"/>
      <w:r w:rsidRPr="002F63A9">
        <w:rPr>
          <w:rStyle w:val="Heading2Char"/>
          <w:rFonts w:ascii="Times New Roman" w:hAnsi="Times New Roman" w:cs="Times New Roman"/>
          <w:b/>
          <w:bCs/>
          <w:sz w:val="28"/>
          <w:szCs w:val="28"/>
          <w:rPrChange w:id="685" w:author="hp" w:date="2022-03-29T12:15:00Z">
            <w:rPr>
              <w:rStyle w:val="Heading2Char"/>
              <w:rFonts w:ascii="Times New Roman" w:eastAsia="Calibri" w:hAnsi="Times New Roman" w:cs="Times New Roman"/>
              <w:b w:val="0"/>
              <w:bCs w:val="0"/>
              <w:color w:val="auto"/>
              <w:sz w:val="22"/>
              <w:szCs w:val="22"/>
            </w:rPr>
          </w:rPrChange>
        </w:rPr>
        <w:lastRenderedPageBreak/>
        <w:t>Recommendations</w:t>
      </w:r>
      <w:r w:rsidRPr="006660D2">
        <w:rPr>
          <w:rStyle w:val="Heading2Char"/>
          <w:rFonts w:ascii="Times New Roman" w:eastAsia="Calibri" w:hAnsi="Times New Roman" w:cs="Times New Roman"/>
          <w:color w:val="auto"/>
          <w:sz w:val="22"/>
          <w:szCs w:val="22"/>
        </w:rPr>
        <w:t xml:space="preserve"> –</w:t>
      </w:r>
      <w:r w:rsidR="005151AE" w:rsidRPr="002F63A9">
        <w:rPr>
          <w:rFonts w:ascii="Times New Roman" w:eastAsia="Times New Roman" w:hAnsi="Times New Roman" w:cs="Times New Roman"/>
          <w:rPrChange w:id="686" w:author="hp" w:date="2022-03-29T12:15:00Z">
            <w:rPr>
              <w:rFonts w:ascii="Times New Roman" w:eastAsia="Times New Roman" w:hAnsi="Times New Roman" w:cs="Times New Roman"/>
              <w:b/>
              <w:bCs/>
              <w:sz w:val="22"/>
              <w:szCs w:val="22"/>
            </w:rPr>
          </w:rPrChange>
        </w:rPr>
        <w:t xml:space="preserve"> </w:t>
      </w:r>
      <w:bookmarkEnd w:id="684"/>
    </w:p>
    <w:p w14:paraId="1FC4C078" w14:textId="77777777" w:rsidR="000440D3" w:rsidRPr="005263AB" w:rsidRDefault="008D7158" w:rsidP="000440D3">
      <w:pPr>
        <w:jc w:val="both"/>
        <w:rPr>
          <w:rFonts w:ascii="Times New Roman" w:eastAsia="Times New Roman" w:hAnsi="Times New Roman" w:cs="Times New Roman"/>
          <w:sz w:val="22"/>
          <w:szCs w:val="22"/>
        </w:rPr>
      </w:pPr>
      <w:r w:rsidRPr="006660D2">
        <w:rPr>
          <w:rStyle w:val="Heading3Char"/>
          <w:rFonts w:ascii="Times New Roman" w:eastAsia="Times New Roman" w:hAnsi="Times New Roman" w:cs="Times New Roman"/>
          <w:color w:val="auto"/>
          <w:sz w:val="22"/>
          <w:szCs w:val="22"/>
        </w:rPr>
        <w:t xml:space="preserve"> </w:t>
      </w:r>
    </w:p>
    <w:p w14:paraId="5A1888FE" w14:textId="77777777" w:rsidR="007D21C8" w:rsidRPr="002F63A9" w:rsidRDefault="00DD5903" w:rsidP="0035314D">
      <w:pPr>
        <w:spacing w:after="0"/>
        <w:rPr>
          <w:rFonts w:ascii="Times New Roman" w:eastAsia="Times New Roman" w:hAnsi="Times New Roman" w:cs="Times New Roman"/>
          <w:sz w:val="22"/>
          <w:szCs w:val="22"/>
        </w:rPr>
      </w:pPr>
      <w:r w:rsidRPr="005263AB">
        <w:rPr>
          <w:rFonts w:ascii="Times New Roman" w:eastAsia="Times New Roman" w:hAnsi="Times New Roman" w:cs="Times New Roman"/>
          <w:lang w:val="en-US" w:eastAsia="en-US"/>
        </w:rPr>
        <w:t xml:space="preserve">(Mura, I., Franco, </w:t>
      </w:r>
      <w:r w:rsidR="00293343" w:rsidRPr="005263AB">
        <w:rPr>
          <w:rFonts w:ascii="Times New Roman" w:eastAsia="Times New Roman" w:hAnsi="Times New Roman" w:cs="Times New Roman"/>
          <w:lang w:val="en-US" w:eastAsia="en-US"/>
        </w:rPr>
        <w:t>J.F 2020</w:t>
      </w:r>
      <w:r w:rsidR="0035314D" w:rsidRPr="002F63A9">
        <w:rPr>
          <w:rFonts w:ascii="Times New Roman" w:eastAsia="Times New Roman" w:hAnsi="Times New Roman" w:cs="Times New Roman"/>
          <w:lang w:val="en-US" w:eastAsia="en-US"/>
        </w:rPr>
        <w:t>) the</w:t>
      </w:r>
      <w:r w:rsidR="005E0B9A" w:rsidRPr="002F63A9">
        <w:rPr>
          <w:rFonts w:ascii="Times New Roman" w:eastAsia="Times New Roman" w:hAnsi="Times New Roman" w:cs="Times New Roman"/>
          <w:lang w:val="en-US" w:eastAsia="en-US"/>
        </w:rPr>
        <w:t xml:space="preserve"> air quality testing and pollution quality has been tested with the help of machine learning models and deep learning modeling. </w:t>
      </w:r>
      <w:r w:rsidR="00D02F2B" w:rsidRPr="002F63A9">
        <w:rPr>
          <w:rFonts w:ascii="Times New Roman" w:eastAsia="Times New Roman" w:hAnsi="Times New Roman" w:cs="Times New Roman"/>
          <w:lang w:val="en-US" w:eastAsia="en-US"/>
        </w:rPr>
        <w:t xml:space="preserve">The significant descriptive statistical analysis highly recommends by the WHO organization which support the environmental protection agency. </w:t>
      </w:r>
      <w:r w:rsidR="000E3C99" w:rsidRPr="002F63A9">
        <w:rPr>
          <w:rFonts w:ascii="Times New Roman" w:eastAsia="Times New Roman" w:hAnsi="Times New Roman" w:cs="Times New Roman"/>
          <w:lang w:val="en-US" w:eastAsia="en-US"/>
        </w:rPr>
        <w:t xml:space="preserve">The concentration of proposed WHO recommendation approach also suggest machine learning modeling to test and quantify the quantitative data analytics approach, various data visualization method has been used to plot the air quality data and analyze the future forecasting in order to deploy the system. </w:t>
      </w:r>
      <w:r w:rsidR="00BF6520" w:rsidRPr="002F63A9">
        <w:rPr>
          <w:rFonts w:ascii="Times New Roman" w:eastAsia="Times New Roman" w:hAnsi="Times New Roman" w:cs="Times New Roman"/>
          <w:lang w:val="en-US" w:eastAsia="en-US"/>
        </w:rPr>
        <w:t xml:space="preserve">(Huang, L., Zhu, Y., 2021) </w:t>
      </w:r>
      <w:r w:rsidR="0096781F" w:rsidRPr="002F63A9">
        <w:rPr>
          <w:rFonts w:ascii="Times New Roman" w:eastAsia="Times New Roman" w:hAnsi="Times New Roman" w:cs="Times New Roman"/>
          <w:lang w:val="en-US" w:eastAsia="en-US"/>
        </w:rPr>
        <w:t xml:space="preserve">the numerical air quality data analytics modeling support the environmental protection agency which essentially used for analysis to control the air pollution, in the past the air pollution has been very serious issues now the issue has been resolved with the help of IOT system, </w:t>
      </w:r>
      <w:r w:rsidR="004E3ADD" w:rsidRPr="002F63A9">
        <w:rPr>
          <w:rFonts w:ascii="Times New Roman" w:eastAsia="Times New Roman" w:hAnsi="Times New Roman" w:cs="Times New Roman"/>
          <w:lang w:val="en-US" w:eastAsia="en-US"/>
        </w:rPr>
        <w:t xml:space="preserve">IOT system support in the development of smart cities, and smart home applications and smart office equipment that used to restore the energy, cost and effort, various method of machine learning has been deployed such as Naïve bays testing and support vector machine modeling has been widely used in the past. The deep learning approach also used to test and quantify the future forecasting of the dataset the resultant values has been measured and analyzed with effective machine learning tools and method, the method of data visualization and data analytics method has been used to analyzed and predict the scatter </w:t>
      </w:r>
      <w:r w:rsidR="00630FFA" w:rsidRPr="002F63A9">
        <w:rPr>
          <w:rFonts w:ascii="Times New Roman" w:eastAsia="Times New Roman" w:hAnsi="Times New Roman" w:cs="Times New Roman"/>
          <w:lang w:val="en-US" w:eastAsia="en-US"/>
        </w:rPr>
        <w:t>plot,</w:t>
      </w:r>
      <w:r w:rsidR="004E3ADD" w:rsidRPr="002F63A9">
        <w:rPr>
          <w:rFonts w:ascii="Times New Roman" w:eastAsia="Times New Roman" w:hAnsi="Times New Roman" w:cs="Times New Roman"/>
          <w:lang w:val="en-US" w:eastAsia="en-US"/>
        </w:rPr>
        <w:t xml:space="preserve"> bar </w:t>
      </w:r>
      <w:r w:rsidR="00630FFA" w:rsidRPr="002F63A9">
        <w:rPr>
          <w:rFonts w:ascii="Times New Roman" w:eastAsia="Times New Roman" w:hAnsi="Times New Roman" w:cs="Times New Roman"/>
          <w:lang w:val="en-US" w:eastAsia="en-US"/>
        </w:rPr>
        <w:t>plot, and</w:t>
      </w:r>
      <w:r w:rsidR="004E3ADD" w:rsidRPr="002F63A9">
        <w:rPr>
          <w:rFonts w:ascii="Times New Roman" w:eastAsia="Times New Roman" w:hAnsi="Times New Roman" w:cs="Times New Roman"/>
          <w:lang w:val="en-US" w:eastAsia="en-US"/>
        </w:rPr>
        <w:t xml:space="preserve"> other box chart to present the various plot </w:t>
      </w:r>
      <w:r w:rsidR="001A4CFC" w:rsidRPr="002F63A9">
        <w:rPr>
          <w:rFonts w:ascii="Times New Roman" w:eastAsia="Times New Roman" w:hAnsi="Times New Roman" w:cs="Times New Roman"/>
          <w:lang w:val="en-US" w:eastAsia="en-US"/>
        </w:rPr>
        <w:t>visualization</w:t>
      </w:r>
      <w:r w:rsidR="004E3ADD" w:rsidRPr="002F63A9">
        <w:rPr>
          <w:rFonts w:ascii="Times New Roman" w:eastAsia="Times New Roman" w:hAnsi="Times New Roman" w:cs="Times New Roman"/>
          <w:lang w:val="en-US" w:eastAsia="en-US"/>
        </w:rPr>
        <w:t xml:space="preserve"> technique. </w:t>
      </w:r>
      <w:r w:rsidR="001A4CFC" w:rsidRPr="002F63A9">
        <w:rPr>
          <w:rFonts w:ascii="Times New Roman" w:eastAsia="Times New Roman" w:hAnsi="Times New Roman" w:cs="Times New Roman"/>
          <w:lang w:val="en-US" w:eastAsia="en-US"/>
        </w:rPr>
        <w:t xml:space="preserve">Data mining and statistical modeling approach present the state of the art report which needs of every organization and government agency to support and deploy the air pollution system to develop the sustainable smart city. </w:t>
      </w:r>
      <w:r w:rsidR="00630FFA" w:rsidRPr="002F63A9">
        <w:rPr>
          <w:rFonts w:ascii="Times New Roman" w:eastAsia="Times New Roman" w:hAnsi="Times New Roman" w:cs="Times New Roman"/>
          <w:lang w:val="en-US" w:eastAsia="en-US"/>
        </w:rPr>
        <w:t xml:space="preserve">Big data analytics, data mining approach has been effectively used to extract the exact information with based on knowledge discovery. </w:t>
      </w:r>
    </w:p>
    <w:p w14:paraId="7A4C6A76" w14:textId="77777777" w:rsidR="007D21C8" w:rsidRPr="002F63A9" w:rsidRDefault="007D21C8" w:rsidP="000440D3">
      <w:pPr>
        <w:jc w:val="both"/>
        <w:rPr>
          <w:rFonts w:ascii="Times New Roman" w:eastAsia="Times New Roman" w:hAnsi="Times New Roman" w:cs="Times New Roman"/>
          <w:sz w:val="22"/>
          <w:szCs w:val="22"/>
        </w:rPr>
      </w:pPr>
    </w:p>
    <w:p w14:paraId="609D2A2D" w14:textId="77777777" w:rsidR="000440D3" w:rsidRPr="002F63A9" w:rsidRDefault="00BF6520">
      <w:pPr>
        <w:pStyle w:val="Heading2"/>
        <w:rPr>
          <w:rFonts w:ascii="Times New Roman" w:hAnsi="Times New Roman" w:cs="Times New Roman"/>
          <w:rPrChange w:id="687" w:author="hp" w:date="2022-03-29T12:15:00Z">
            <w:rPr>
              <w:rFonts w:ascii="Times New Roman" w:hAnsi="Times New Roman" w:cs="Times New Roman"/>
              <w:sz w:val="22"/>
              <w:szCs w:val="22"/>
            </w:rPr>
          </w:rPrChange>
        </w:rPr>
        <w:pPrChange w:id="688" w:author="hp" w:date="2022-03-29T12:10:00Z">
          <w:pPr>
            <w:spacing w:after="0" w:line="240" w:lineRule="auto"/>
          </w:pPr>
        </w:pPrChange>
      </w:pPr>
      <w:bookmarkStart w:id="689" w:name="_Toc99449008"/>
      <w:r w:rsidRPr="00462F1E">
        <w:rPr>
          <w:rFonts w:ascii="Times New Roman" w:eastAsia="Times New Roman" w:hAnsi="Times New Roman" w:cs="Times New Roman"/>
          <w:lang w:val="en-US"/>
        </w:rPr>
        <w:t xml:space="preserve">.  </w:t>
      </w:r>
      <w:r w:rsidR="000440D3" w:rsidRPr="002F63A9">
        <w:rPr>
          <w:rPrChange w:id="690" w:author="hp" w:date="2022-03-29T12:15:00Z">
            <w:rPr>
              <w:rStyle w:val="Heading2Char"/>
              <w:rFonts w:ascii="Times New Roman" w:eastAsia="Calibri" w:hAnsi="Times New Roman" w:cs="Times New Roman"/>
              <w:b w:val="0"/>
              <w:bCs w:val="0"/>
              <w:color w:val="auto"/>
              <w:sz w:val="22"/>
              <w:szCs w:val="22"/>
            </w:rPr>
          </w:rPrChange>
        </w:rPr>
        <w:t>Conclusion and Future Work</w:t>
      </w:r>
      <w:bookmarkEnd w:id="689"/>
      <w:r w:rsidR="000440D3" w:rsidRPr="002F63A9">
        <w:rPr>
          <w:rFonts w:ascii="Times New Roman" w:eastAsia="Times New Roman" w:hAnsi="Times New Roman" w:cs="Times New Roman"/>
          <w:rPrChange w:id="691" w:author="hp" w:date="2022-03-29T12:15:00Z">
            <w:rPr>
              <w:rFonts w:ascii="Times New Roman" w:eastAsia="Times New Roman" w:hAnsi="Times New Roman" w:cs="Times New Roman"/>
              <w:b/>
              <w:bCs/>
              <w:sz w:val="22"/>
              <w:szCs w:val="22"/>
            </w:rPr>
          </w:rPrChange>
        </w:rPr>
        <w:t xml:space="preserve"> </w:t>
      </w:r>
      <w:r w:rsidR="005151AE" w:rsidRPr="002F63A9">
        <w:rPr>
          <w:rFonts w:ascii="Times New Roman" w:eastAsia="Times New Roman" w:hAnsi="Times New Roman" w:cs="Times New Roman"/>
          <w:rPrChange w:id="692" w:author="hp" w:date="2022-03-29T12:15:00Z">
            <w:rPr>
              <w:rFonts w:ascii="Times New Roman" w:eastAsia="Times New Roman" w:hAnsi="Times New Roman" w:cs="Times New Roman"/>
              <w:b/>
              <w:bCs/>
              <w:sz w:val="22"/>
              <w:szCs w:val="22"/>
            </w:rPr>
          </w:rPrChange>
        </w:rPr>
        <w:t xml:space="preserve"> </w:t>
      </w:r>
      <w:r w:rsidR="000440D3" w:rsidRPr="002F63A9">
        <w:rPr>
          <w:rFonts w:ascii="Times New Roman" w:eastAsia="Times New Roman" w:hAnsi="Times New Roman" w:cs="Times New Roman"/>
          <w:rPrChange w:id="693" w:author="hp" w:date="2022-03-29T12:15:00Z">
            <w:rPr>
              <w:rFonts w:ascii="Times New Roman" w:eastAsia="Times New Roman" w:hAnsi="Times New Roman" w:cs="Times New Roman"/>
              <w:b/>
              <w:bCs/>
              <w:sz w:val="22"/>
              <w:szCs w:val="22"/>
            </w:rPr>
          </w:rPrChange>
        </w:rPr>
        <w:t xml:space="preserve"> </w:t>
      </w:r>
      <w:r w:rsidR="005151AE" w:rsidRPr="002F63A9">
        <w:rPr>
          <w:rFonts w:ascii="Times New Roman" w:eastAsia="Times New Roman" w:hAnsi="Times New Roman" w:cs="Times New Roman"/>
          <w:rPrChange w:id="694" w:author="hp" w:date="2022-03-29T12:15:00Z">
            <w:rPr>
              <w:rFonts w:ascii="Times New Roman" w:eastAsia="Times New Roman" w:hAnsi="Times New Roman" w:cs="Times New Roman"/>
              <w:b/>
              <w:bCs/>
              <w:sz w:val="22"/>
              <w:szCs w:val="22"/>
            </w:rPr>
          </w:rPrChange>
        </w:rPr>
        <w:t xml:space="preserve"> </w:t>
      </w:r>
    </w:p>
    <w:p w14:paraId="0867DD30" w14:textId="77777777" w:rsidR="001742D7" w:rsidRPr="002F63A9" w:rsidRDefault="00D04968" w:rsidP="000440D3">
      <w:pPr>
        <w:spacing w:beforeAutospacing="1" w:afterAutospacing="1"/>
        <w:jc w:val="both"/>
        <w:rPr>
          <w:rFonts w:ascii="Times New Roman" w:eastAsia="MS Mincho" w:hAnsi="Times New Roman" w:cs="Times New Roman"/>
        </w:rPr>
      </w:pPr>
      <w:r w:rsidRPr="006660D2">
        <w:rPr>
          <w:rFonts w:ascii="Times New Roman" w:eastAsia="Times New Roman" w:hAnsi="Times New Roman" w:cs="Times New Roman"/>
          <w:b/>
          <w:bCs/>
          <w:sz w:val="22"/>
          <w:szCs w:val="22"/>
        </w:rPr>
        <w:t xml:space="preserve"> </w:t>
      </w:r>
      <w:r w:rsidR="00A7502C" w:rsidRPr="006660D2">
        <w:rPr>
          <w:rFonts w:ascii="Times New Roman" w:eastAsia="MS Mincho" w:hAnsi="Times New Roman" w:cs="Times New Roman"/>
        </w:rPr>
        <w:t xml:space="preserve">Air pollution has been significant and challenging issues that posing a threat on human being health. </w:t>
      </w:r>
      <w:r w:rsidR="0014160A" w:rsidRPr="006660D2">
        <w:rPr>
          <w:rFonts w:ascii="Times New Roman" w:eastAsia="MS Mincho" w:hAnsi="Times New Roman" w:cs="Times New Roman"/>
        </w:rPr>
        <w:t xml:space="preserve">Air quality data is very rare and does not easily accessible by the European countries, </w:t>
      </w:r>
      <w:r w:rsidR="006B77CD" w:rsidRPr="005263AB">
        <w:rPr>
          <w:rFonts w:ascii="Times New Roman" w:eastAsia="MS Mincho" w:hAnsi="Times New Roman" w:cs="Times New Roman"/>
        </w:rPr>
        <w:t xml:space="preserve">to enable the air quality monitoring system with centralized hub monitoring system in the smart cities </w:t>
      </w:r>
      <w:r w:rsidR="006B77CD" w:rsidRPr="005263AB">
        <w:rPr>
          <w:rFonts w:ascii="Times New Roman" w:eastAsia="MS Mincho" w:hAnsi="Times New Roman" w:cs="Times New Roman"/>
        </w:rPr>
        <w:lastRenderedPageBreak/>
        <w:t xml:space="preserve">air pollution quality data has been collected on real time sensor based IOT system that connected through the wireless sensor networks, </w:t>
      </w:r>
      <w:r w:rsidR="00CA3497" w:rsidRPr="005263AB">
        <w:rPr>
          <w:rFonts w:ascii="Times New Roman" w:eastAsia="MS Mincho" w:hAnsi="Times New Roman" w:cs="Times New Roman"/>
        </w:rPr>
        <w:t xml:space="preserve">the centralized and combined system monitor and analyse the air pollution and test the ozone level and nitrogen level and the level of hydrogen and oxygen level which needs to test the </w:t>
      </w:r>
      <w:r w:rsidR="00CA3497" w:rsidRPr="002F63A9">
        <w:rPr>
          <w:rFonts w:ascii="Times New Roman" w:eastAsia="MS Mincho" w:hAnsi="Times New Roman" w:cs="Times New Roman"/>
        </w:rPr>
        <w:t xml:space="preserve">human being health as well.  </w:t>
      </w:r>
      <w:r w:rsidR="00603E83" w:rsidRPr="002F63A9">
        <w:rPr>
          <w:rFonts w:ascii="Times New Roman" w:eastAsia="MS Mincho" w:hAnsi="Times New Roman" w:cs="Times New Roman"/>
        </w:rPr>
        <w:t xml:space="preserve">However the data fusion algorithm has been used to measure the air quality information from various sources to provide the sustainable air monitoring system. So it is concluded that data mining </w:t>
      </w:r>
      <w:r w:rsidR="00476CB9" w:rsidRPr="002F63A9">
        <w:rPr>
          <w:rFonts w:ascii="Times New Roman" w:eastAsia="MS Mincho" w:hAnsi="Times New Roman" w:cs="Times New Roman"/>
        </w:rPr>
        <w:t>approach</w:t>
      </w:r>
      <w:r w:rsidR="00603E83" w:rsidRPr="002F63A9">
        <w:rPr>
          <w:rFonts w:ascii="Times New Roman" w:eastAsia="MS Mincho" w:hAnsi="Times New Roman" w:cs="Times New Roman"/>
        </w:rPr>
        <w:t xml:space="preserve"> used for big data analytics with the help of mining </w:t>
      </w:r>
      <w:r w:rsidR="00476CB9" w:rsidRPr="002F63A9">
        <w:rPr>
          <w:rFonts w:ascii="Times New Roman" w:eastAsia="MS Mincho" w:hAnsi="Times New Roman" w:cs="Times New Roman"/>
        </w:rPr>
        <w:t>algorithm</w:t>
      </w:r>
      <w:r w:rsidR="00603E83" w:rsidRPr="002F63A9">
        <w:rPr>
          <w:rFonts w:ascii="Times New Roman" w:eastAsia="MS Mincho" w:hAnsi="Times New Roman" w:cs="Times New Roman"/>
        </w:rPr>
        <w:t xml:space="preserve"> and big data analytics and </w:t>
      </w:r>
      <w:r w:rsidR="00476CB9" w:rsidRPr="002F63A9">
        <w:rPr>
          <w:rFonts w:ascii="Times New Roman" w:eastAsia="MS Mincho" w:hAnsi="Times New Roman" w:cs="Times New Roman"/>
        </w:rPr>
        <w:t>visualization</w:t>
      </w:r>
      <w:r w:rsidR="00603E83" w:rsidRPr="002F63A9">
        <w:rPr>
          <w:rFonts w:ascii="Times New Roman" w:eastAsia="MS Mincho" w:hAnsi="Times New Roman" w:cs="Times New Roman"/>
        </w:rPr>
        <w:t xml:space="preserve"> it is recommends that machine learning and deep learning approach with statistical method of </w:t>
      </w:r>
      <w:r w:rsidR="00476CB9" w:rsidRPr="002F63A9">
        <w:rPr>
          <w:rFonts w:ascii="Times New Roman" w:eastAsia="MS Mincho" w:hAnsi="Times New Roman" w:cs="Times New Roman"/>
        </w:rPr>
        <w:t>quantitative</w:t>
      </w:r>
      <w:r w:rsidR="00603E83" w:rsidRPr="002F63A9">
        <w:rPr>
          <w:rFonts w:ascii="Times New Roman" w:eastAsia="MS Mincho" w:hAnsi="Times New Roman" w:cs="Times New Roman"/>
        </w:rPr>
        <w:t xml:space="preserve"> used to deploy the machine learning architecture. </w:t>
      </w:r>
      <w:r w:rsidR="00A05631" w:rsidRPr="002F63A9">
        <w:rPr>
          <w:rFonts w:ascii="Times New Roman" w:eastAsia="MS Mincho" w:hAnsi="Times New Roman" w:cs="Times New Roman"/>
        </w:rPr>
        <w:t xml:space="preserve">The deep learning method used to predict the future </w:t>
      </w:r>
      <w:r w:rsidRPr="002F63A9">
        <w:rPr>
          <w:rFonts w:ascii="Times New Roman" w:eastAsia="MS Mincho" w:hAnsi="Times New Roman" w:cs="Times New Roman"/>
        </w:rPr>
        <w:t>forecasting</w:t>
      </w:r>
      <w:r w:rsidR="00A05631" w:rsidRPr="002F63A9">
        <w:rPr>
          <w:rFonts w:ascii="Times New Roman" w:eastAsia="MS Mincho" w:hAnsi="Times New Roman" w:cs="Times New Roman"/>
        </w:rPr>
        <w:t xml:space="preserve"> of air quality dataset, for testing and examine the air pollution the classification approach of machine learning method has been used widely in the recent research. </w:t>
      </w:r>
      <w:r w:rsidR="00BC0574" w:rsidRPr="002F63A9">
        <w:rPr>
          <w:rFonts w:ascii="Times New Roman" w:eastAsia="MS Mincho" w:hAnsi="Times New Roman" w:cs="Times New Roman"/>
        </w:rPr>
        <w:t xml:space="preserve">It is recommended and concluded that machine learning method has been used to </w:t>
      </w:r>
      <w:r w:rsidRPr="002F63A9">
        <w:rPr>
          <w:rFonts w:ascii="Times New Roman" w:eastAsia="MS Mincho" w:hAnsi="Times New Roman" w:cs="Times New Roman"/>
        </w:rPr>
        <w:t>analyse</w:t>
      </w:r>
      <w:r w:rsidR="00BC0574" w:rsidRPr="002F63A9">
        <w:rPr>
          <w:rFonts w:ascii="Times New Roman" w:eastAsia="MS Mincho" w:hAnsi="Times New Roman" w:cs="Times New Roman"/>
        </w:rPr>
        <w:t xml:space="preserve"> the big data analytics and prediction of air pollution system for the development and making of smart cities and smart industries. </w:t>
      </w:r>
    </w:p>
    <w:p w14:paraId="139D2FF0" w14:textId="77777777" w:rsidR="001742D7" w:rsidRPr="002F63A9" w:rsidRDefault="001742D7" w:rsidP="001742D7">
      <w:pPr>
        <w:rPr>
          <w:rFonts w:ascii="Times New Roman" w:eastAsia="MS Mincho" w:hAnsi="Times New Roman" w:cs="Times New Roman"/>
        </w:rPr>
      </w:pPr>
      <w:r w:rsidRPr="002F63A9">
        <w:rPr>
          <w:rFonts w:ascii="Times New Roman" w:eastAsia="MS Mincho" w:hAnsi="Times New Roman" w:cs="Times New Roman"/>
        </w:rPr>
        <w:br w:type="page"/>
      </w:r>
    </w:p>
    <w:p w14:paraId="1044D831" w14:textId="77777777" w:rsidR="000440D3" w:rsidRPr="002F63A9" w:rsidRDefault="000440D3" w:rsidP="000440D3">
      <w:pPr>
        <w:spacing w:beforeAutospacing="1" w:afterAutospacing="1"/>
        <w:jc w:val="both"/>
        <w:rPr>
          <w:rFonts w:ascii="Times New Roman" w:eastAsia="MS Mincho" w:hAnsi="Times New Roman" w:cs="Times New Roman"/>
        </w:rPr>
      </w:pPr>
    </w:p>
    <w:p w14:paraId="3C2686A6" w14:textId="77777777" w:rsidR="000440D3" w:rsidRPr="002F63A9" w:rsidRDefault="000440D3">
      <w:pPr>
        <w:pStyle w:val="Heading1"/>
        <w:rPr>
          <w:rFonts w:ascii="Times New Roman" w:eastAsia="Times New Roman" w:hAnsi="Times New Roman" w:cs="Times New Roman"/>
          <w:rPrChange w:id="695" w:author="hp" w:date="2022-03-29T12:15:00Z">
            <w:rPr>
              <w:rFonts w:ascii="Times New Roman" w:eastAsia="Times New Roman" w:hAnsi="Times New Roman" w:cs="Times New Roman"/>
              <w:sz w:val="22"/>
              <w:szCs w:val="22"/>
            </w:rPr>
          </w:rPrChange>
        </w:rPr>
        <w:pPrChange w:id="696" w:author="hp" w:date="2022-03-29T12:10:00Z">
          <w:pPr>
            <w:spacing w:beforeAutospacing="1" w:afterAutospacing="1"/>
            <w:jc w:val="both"/>
          </w:pPr>
        </w:pPrChange>
      </w:pPr>
      <w:bookmarkStart w:id="697" w:name="_Toc99449009"/>
      <w:r w:rsidRPr="002F63A9">
        <w:rPr>
          <w:rStyle w:val="Heading2Char"/>
          <w:rFonts w:ascii="Times New Roman" w:hAnsi="Times New Roman" w:cs="Times New Roman"/>
          <w:b/>
          <w:bCs/>
          <w:sz w:val="28"/>
          <w:szCs w:val="28"/>
          <w:rPrChange w:id="698" w:author="hp" w:date="2022-03-29T12:15:00Z">
            <w:rPr>
              <w:rStyle w:val="Heading2Char"/>
              <w:rFonts w:ascii="Times New Roman" w:eastAsia="Times New Roman" w:hAnsi="Times New Roman" w:cs="Times New Roman"/>
              <w:b w:val="0"/>
              <w:bCs w:val="0"/>
              <w:color w:val="auto"/>
              <w:sz w:val="22"/>
              <w:szCs w:val="22"/>
            </w:rPr>
          </w:rPrChange>
        </w:rPr>
        <w:t>Bibliography</w:t>
      </w:r>
      <w:bookmarkEnd w:id="697"/>
      <w:r w:rsidR="001742D7" w:rsidRPr="002F63A9">
        <w:rPr>
          <w:rFonts w:ascii="Times New Roman" w:eastAsia="Times New Roman" w:hAnsi="Times New Roman" w:cs="Times New Roman"/>
          <w:rPrChange w:id="699" w:author="hp" w:date="2022-03-29T12:15:00Z">
            <w:rPr>
              <w:rFonts w:ascii="Times New Roman" w:eastAsia="Times New Roman" w:hAnsi="Times New Roman" w:cs="Times New Roman"/>
              <w:b/>
              <w:bCs/>
              <w:sz w:val="22"/>
              <w:szCs w:val="22"/>
            </w:rPr>
          </w:rPrChange>
        </w:rPr>
        <w:t xml:space="preserve"> </w:t>
      </w:r>
    </w:p>
    <w:p w14:paraId="2D0866A6" w14:textId="75DA73E4" w:rsidR="001742D7" w:rsidRPr="002F63A9" w:rsidRDefault="001742D7" w:rsidP="001742D7">
      <w:pPr>
        <w:spacing w:after="0"/>
        <w:rPr>
          <w:rFonts w:ascii="Times New Roman" w:eastAsia="Times New Roman" w:hAnsi="Times New Roman" w:cs="Times New Roman"/>
          <w:lang w:val="en-US" w:eastAsia="en-US"/>
        </w:rPr>
      </w:pPr>
      <w:r w:rsidRPr="006660D2">
        <w:rPr>
          <w:rFonts w:ascii="Times New Roman" w:eastAsia="Times New Roman" w:hAnsi="Times New Roman" w:cs="Times New Roman"/>
          <w:lang w:val="en-US" w:eastAsia="en-US"/>
        </w:rPr>
        <w:t xml:space="preserve">Borrajo, L. and Cao, R., </w:t>
      </w:r>
      <w:ins w:id="700" w:author="hp" w:date="2022-03-30T09:36:00Z">
        <w:r w:rsidR="00224E27">
          <w:rPr>
            <w:rFonts w:ascii="Times New Roman" w:eastAsia="Times New Roman" w:hAnsi="Times New Roman" w:cs="Times New Roman"/>
            <w:lang w:val="en-US" w:eastAsia="en-US"/>
          </w:rPr>
          <w:t>(</w:t>
        </w:r>
      </w:ins>
      <w:r w:rsidRPr="006660D2">
        <w:rPr>
          <w:rFonts w:ascii="Times New Roman" w:eastAsia="Times New Roman" w:hAnsi="Times New Roman" w:cs="Times New Roman"/>
          <w:lang w:val="en-US" w:eastAsia="en-US"/>
        </w:rPr>
        <w:t>2020</w:t>
      </w:r>
      <w:ins w:id="701" w:author="hp" w:date="2022-03-30T09:36:00Z">
        <w:r w:rsidR="00224E27">
          <w:rPr>
            <w:rFonts w:ascii="Times New Roman" w:eastAsia="Times New Roman" w:hAnsi="Times New Roman" w:cs="Times New Roman"/>
            <w:lang w:val="en-US" w:eastAsia="en-US"/>
          </w:rPr>
          <w:t>)</w:t>
        </w:r>
      </w:ins>
      <w:r w:rsidRPr="006660D2">
        <w:rPr>
          <w:rFonts w:ascii="Times New Roman" w:eastAsia="Times New Roman" w:hAnsi="Times New Roman" w:cs="Times New Roman"/>
          <w:lang w:val="en-US" w:eastAsia="en-US"/>
        </w:rPr>
        <w:t xml:space="preserve">. Big-but-biased data analytics for air quality. </w:t>
      </w:r>
      <w:r w:rsidRPr="006660D2">
        <w:rPr>
          <w:rFonts w:ascii="Times New Roman" w:eastAsia="Times New Roman" w:hAnsi="Times New Roman" w:cs="Times New Roman"/>
          <w:i/>
          <w:iCs/>
          <w:lang w:val="en-US" w:eastAsia="en-US"/>
        </w:rPr>
        <w:t>Electronics</w:t>
      </w:r>
      <w:r w:rsidRPr="005263AB">
        <w:rPr>
          <w:rFonts w:ascii="Times New Roman" w:eastAsia="Times New Roman" w:hAnsi="Times New Roman" w:cs="Times New Roman"/>
          <w:lang w:val="en-US" w:eastAsia="en-US"/>
        </w:rPr>
        <w:t xml:space="preserve">, </w:t>
      </w:r>
      <w:r w:rsidRPr="005263AB">
        <w:rPr>
          <w:rFonts w:ascii="Times New Roman" w:eastAsia="Times New Roman" w:hAnsi="Times New Roman" w:cs="Times New Roman"/>
          <w:i/>
          <w:iCs/>
          <w:lang w:val="en-US" w:eastAsia="en-US"/>
        </w:rPr>
        <w:t>9</w:t>
      </w:r>
      <w:r w:rsidRPr="005263AB">
        <w:rPr>
          <w:rFonts w:ascii="Times New Roman" w:eastAsia="Times New Roman" w:hAnsi="Times New Roman" w:cs="Times New Roman"/>
          <w:lang w:val="en-US" w:eastAsia="en-US"/>
        </w:rPr>
        <w:t>(9), p.1551.</w:t>
      </w:r>
    </w:p>
    <w:p w14:paraId="3656A7B3" w14:textId="155A6CF9" w:rsidR="001742D7" w:rsidRPr="002F63A9" w:rsidRDefault="001742D7" w:rsidP="001742D7">
      <w:pPr>
        <w:rPr>
          <w:rFonts w:ascii="Times New Roman" w:hAnsi="Times New Roman" w:cs="Times New Roman"/>
        </w:rPr>
      </w:pPr>
      <w:r w:rsidRPr="002F63A9">
        <w:rPr>
          <w:rFonts w:ascii="Times New Roman" w:hAnsi="Times New Roman" w:cs="Times New Roman"/>
        </w:rPr>
        <w:t xml:space="preserve">Zhou, Z., Ye, Z., Liu, Y., Liu, F., Tao, Y. and Su, W., </w:t>
      </w:r>
      <w:ins w:id="702" w:author="hp" w:date="2022-03-30T09:36:00Z">
        <w:r w:rsidR="00224E27">
          <w:rPr>
            <w:rFonts w:ascii="Times New Roman" w:hAnsi="Times New Roman" w:cs="Times New Roman"/>
          </w:rPr>
          <w:t>(</w:t>
        </w:r>
      </w:ins>
      <w:r w:rsidRPr="002F63A9">
        <w:rPr>
          <w:rFonts w:ascii="Times New Roman" w:hAnsi="Times New Roman" w:cs="Times New Roman"/>
        </w:rPr>
        <w:t>2017</w:t>
      </w:r>
      <w:ins w:id="703" w:author="hp" w:date="2022-03-30T09:36:00Z">
        <w:r w:rsidR="00224E27">
          <w:rPr>
            <w:rFonts w:ascii="Times New Roman" w:hAnsi="Times New Roman" w:cs="Times New Roman"/>
          </w:rPr>
          <w:t>)</w:t>
        </w:r>
      </w:ins>
      <w:r w:rsidRPr="002F63A9">
        <w:rPr>
          <w:rFonts w:ascii="Times New Roman" w:hAnsi="Times New Roman" w:cs="Times New Roman"/>
        </w:rPr>
        <w:t xml:space="preserve">. Visual analytics for spatial clusters of air-quality data. </w:t>
      </w:r>
      <w:r w:rsidRPr="002F63A9">
        <w:rPr>
          <w:rFonts w:ascii="Times New Roman" w:hAnsi="Times New Roman" w:cs="Times New Roman"/>
          <w:i/>
          <w:iCs/>
        </w:rPr>
        <w:t>IEEE computer graphics and applications</w:t>
      </w:r>
      <w:r w:rsidRPr="002F63A9">
        <w:rPr>
          <w:rFonts w:ascii="Times New Roman" w:hAnsi="Times New Roman" w:cs="Times New Roman"/>
        </w:rPr>
        <w:t xml:space="preserve">, </w:t>
      </w:r>
      <w:r w:rsidRPr="002F63A9">
        <w:rPr>
          <w:rFonts w:ascii="Times New Roman" w:hAnsi="Times New Roman" w:cs="Times New Roman"/>
          <w:i/>
          <w:iCs/>
        </w:rPr>
        <w:t>37</w:t>
      </w:r>
      <w:r w:rsidRPr="002F63A9">
        <w:rPr>
          <w:rFonts w:ascii="Times New Roman" w:hAnsi="Times New Roman" w:cs="Times New Roman"/>
        </w:rPr>
        <w:t>(5), pp.98-105.</w:t>
      </w:r>
    </w:p>
    <w:p w14:paraId="356C5D1D" w14:textId="03DE961C" w:rsidR="001742D7" w:rsidRPr="002F63A9" w:rsidRDefault="001742D7" w:rsidP="001742D7">
      <w:pPr>
        <w:spacing w:after="0"/>
        <w:rPr>
          <w:rFonts w:ascii="Times New Roman" w:eastAsia="Times New Roman" w:hAnsi="Times New Roman" w:cs="Times New Roman"/>
          <w:lang w:val="en-US" w:eastAsia="en-US"/>
        </w:rPr>
      </w:pPr>
      <w:r w:rsidRPr="002F63A9">
        <w:rPr>
          <w:rFonts w:ascii="Times New Roman" w:eastAsia="Times New Roman" w:hAnsi="Times New Roman" w:cs="Times New Roman"/>
          <w:lang w:val="en-US" w:eastAsia="en-US"/>
        </w:rPr>
        <w:t xml:space="preserve">Ivanova¹, D. and Elenkov, A., </w:t>
      </w:r>
      <w:ins w:id="704" w:author="hp" w:date="2022-03-30T09:36: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2019</w:t>
      </w:r>
      <w:ins w:id="705" w:author="hp" w:date="2022-03-30T09:36: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 Big Data Analytics for Air Quality Monitoring Assessment Based on IoT Platform.</w:t>
      </w:r>
    </w:p>
    <w:p w14:paraId="193CE845" w14:textId="3BF67B66" w:rsidR="001742D7" w:rsidRPr="002F63A9" w:rsidRDefault="001742D7" w:rsidP="001742D7">
      <w:pPr>
        <w:rPr>
          <w:rFonts w:ascii="Times New Roman" w:hAnsi="Times New Roman" w:cs="Times New Roman"/>
        </w:rPr>
      </w:pPr>
      <w:r w:rsidRPr="002F63A9">
        <w:rPr>
          <w:rFonts w:ascii="Times New Roman" w:hAnsi="Times New Roman" w:cs="Times New Roman"/>
        </w:rPr>
        <w:t xml:space="preserve">Du, Y., Ma, C., Wu, C., Xu, X., Guo, Y., Zhou, Y. and Li, J., </w:t>
      </w:r>
      <w:ins w:id="706" w:author="hp" w:date="2022-03-30T09:37:00Z">
        <w:r w:rsidR="00224E27">
          <w:rPr>
            <w:rFonts w:ascii="Times New Roman" w:hAnsi="Times New Roman" w:cs="Times New Roman"/>
          </w:rPr>
          <w:t>(</w:t>
        </w:r>
      </w:ins>
      <w:r w:rsidRPr="002F63A9">
        <w:rPr>
          <w:rFonts w:ascii="Times New Roman" w:hAnsi="Times New Roman" w:cs="Times New Roman"/>
        </w:rPr>
        <w:t>2017</w:t>
      </w:r>
      <w:ins w:id="707" w:author="hp" w:date="2022-03-30T09:37:00Z">
        <w:r w:rsidR="00224E27">
          <w:rPr>
            <w:rFonts w:ascii="Times New Roman" w:hAnsi="Times New Roman" w:cs="Times New Roman"/>
          </w:rPr>
          <w:t>)</w:t>
        </w:r>
      </w:ins>
      <w:r w:rsidRPr="002F63A9">
        <w:rPr>
          <w:rFonts w:ascii="Times New Roman" w:hAnsi="Times New Roman" w:cs="Times New Roman"/>
        </w:rPr>
        <w:t xml:space="preserve">. A visual analytics approach for station-based air quality data. </w:t>
      </w:r>
      <w:r w:rsidRPr="002F63A9">
        <w:rPr>
          <w:rFonts w:ascii="Times New Roman" w:hAnsi="Times New Roman" w:cs="Times New Roman"/>
          <w:i/>
          <w:iCs/>
        </w:rPr>
        <w:t>Sensors</w:t>
      </w:r>
      <w:r w:rsidRPr="002F63A9">
        <w:rPr>
          <w:rFonts w:ascii="Times New Roman" w:hAnsi="Times New Roman" w:cs="Times New Roman"/>
        </w:rPr>
        <w:t xml:space="preserve">, </w:t>
      </w:r>
      <w:r w:rsidRPr="002F63A9">
        <w:rPr>
          <w:rFonts w:ascii="Times New Roman" w:hAnsi="Times New Roman" w:cs="Times New Roman"/>
          <w:i/>
          <w:iCs/>
        </w:rPr>
        <w:t>17</w:t>
      </w:r>
      <w:r w:rsidRPr="002F63A9">
        <w:rPr>
          <w:rFonts w:ascii="Times New Roman" w:hAnsi="Times New Roman" w:cs="Times New Roman"/>
        </w:rPr>
        <w:t>(1), p.30.</w:t>
      </w:r>
    </w:p>
    <w:p w14:paraId="50A76486" w14:textId="6C0B6ECE" w:rsidR="001742D7" w:rsidRPr="002F63A9" w:rsidRDefault="001742D7" w:rsidP="001742D7">
      <w:pPr>
        <w:spacing w:after="0"/>
        <w:rPr>
          <w:rFonts w:ascii="Times New Roman" w:eastAsia="Times New Roman" w:hAnsi="Times New Roman" w:cs="Times New Roman"/>
          <w:lang w:val="en-US" w:eastAsia="en-US"/>
        </w:rPr>
      </w:pPr>
      <w:r w:rsidRPr="002F63A9">
        <w:rPr>
          <w:rFonts w:ascii="Times New Roman" w:eastAsia="Times New Roman" w:hAnsi="Times New Roman" w:cs="Times New Roman"/>
          <w:lang w:val="en-US" w:eastAsia="en-US"/>
        </w:rPr>
        <w:t xml:space="preserve">Rollo, F., Sudharsan, B., Po, L. and Breslin, J.G., </w:t>
      </w:r>
      <w:ins w:id="708" w:author="hp" w:date="2022-03-30T09:37: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2021</w:t>
      </w:r>
      <w:ins w:id="709" w:author="hp" w:date="2022-03-30T09:37: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 xml:space="preserve">, September. Air quality sensor network data acquisition, cleaning, visualization, and analytics: A real-world iot use case. In </w:t>
      </w:r>
      <w:r w:rsidRPr="002F63A9">
        <w:rPr>
          <w:rFonts w:ascii="Times New Roman" w:eastAsia="Times New Roman" w:hAnsi="Times New Roman" w:cs="Times New Roman"/>
          <w:i/>
          <w:iCs/>
          <w:lang w:val="en-US" w:eastAsia="en-US"/>
        </w:rPr>
        <w:t xml:space="preserve">Adjunct Proceedings of the 2021 ACM International Joint Conference on Pervasive and Ubiquitous Computing and Proceedings of the </w:t>
      </w:r>
      <w:ins w:id="710" w:author="hp" w:date="2022-03-30T09:37:00Z">
        <w:r w:rsidR="00224E27">
          <w:rPr>
            <w:rFonts w:ascii="Times New Roman" w:eastAsia="Times New Roman" w:hAnsi="Times New Roman" w:cs="Times New Roman"/>
            <w:i/>
            <w:iCs/>
            <w:lang w:val="en-US" w:eastAsia="en-US"/>
          </w:rPr>
          <w:t>(</w:t>
        </w:r>
      </w:ins>
      <w:r w:rsidRPr="002F63A9">
        <w:rPr>
          <w:rFonts w:ascii="Times New Roman" w:eastAsia="Times New Roman" w:hAnsi="Times New Roman" w:cs="Times New Roman"/>
          <w:i/>
          <w:iCs/>
          <w:lang w:val="en-US" w:eastAsia="en-US"/>
        </w:rPr>
        <w:t>2021</w:t>
      </w:r>
      <w:ins w:id="711" w:author="hp" w:date="2022-03-30T09:37:00Z">
        <w:r w:rsidR="00224E27">
          <w:rPr>
            <w:rFonts w:ascii="Times New Roman" w:eastAsia="Times New Roman" w:hAnsi="Times New Roman" w:cs="Times New Roman"/>
            <w:i/>
            <w:iCs/>
            <w:lang w:val="en-US" w:eastAsia="en-US"/>
          </w:rPr>
          <w:t>)</w:t>
        </w:r>
      </w:ins>
      <w:r w:rsidRPr="002F63A9">
        <w:rPr>
          <w:rFonts w:ascii="Times New Roman" w:eastAsia="Times New Roman" w:hAnsi="Times New Roman" w:cs="Times New Roman"/>
          <w:i/>
          <w:iCs/>
          <w:lang w:val="en-US" w:eastAsia="en-US"/>
        </w:rPr>
        <w:t xml:space="preserve"> ACM International Symposium on Wearable Computers</w:t>
      </w:r>
      <w:r w:rsidRPr="002F63A9">
        <w:rPr>
          <w:rFonts w:ascii="Times New Roman" w:eastAsia="Times New Roman" w:hAnsi="Times New Roman" w:cs="Times New Roman"/>
          <w:lang w:val="en-US" w:eastAsia="en-US"/>
        </w:rPr>
        <w:t xml:space="preserve"> (pp. 67-68).</w:t>
      </w:r>
    </w:p>
    <w:p w14:paraId="40C85121" w14:textId="713684EC" w:rsidR="001742D7" w:rsidRPr="002F63A9" w:rsidRDefault="001742D7" w:rsidP="001742D7">
      <w:pPr>
        <w:spacing w:after="0"/>
        <w:rPr>
          <w:rFonts w:ascii="Times New Roman" w:eastAsia="Times New Roman" w:hAnsi="Times New Roman" w:cs="Times New Roman"/>
          <w:lang w:val="en-US" w:eastAsia="en-US"/>
        </w:rPr>
      </w:pPr>
      <w:r w:rsidRPr="002F63A9">
        <w:rPr>
          <w:rFonts w:ascii="Times New Roman" w:eastAsia="Times New Roman" w:hAnsi="Times New Roman" w:cs="Times New Roman"/>
          <w:lang w:val="en-US" w:eastAsia="en-US"/>
        </w:rPr>
        <w:t xml:space="preserve">Molka-Danielsen, J., Engelseth, P., Olešnaníková, V., Šarafín, P. and Žalman, R., </w:t>
      </w:r>
      <w:ins w:id="712" w:author="hp" w:date="2022-03-30T09:37: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2017</w:t>
      </w:r>
      <w:ins w:id="713" w:author="hp" w:date="2022-03-30T09:37: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 xml:space="preserve">, September. Big data analytics for air quality monitoring at a logistics shipping base via autonomous wireless sensor network technologies. In </w:t>
      </w:r>
      <w:ins w:id="714" w:author="hp" w:date="2022-03-30T09:37: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i/>
          <w:iCs/>
          <w:lang w:val="en-US" w:eastAsia="en-US"/>
        </w:rPr>
        <w:t>2017</w:t>
      </w:r>
      <w:ins w:id="715" w:author="hp" w:date="2022-03-30T09:37:00Z">
        <w:r w:rsidR="00224E27">
          <w:rPr>
            <w:rFonts w:ascii="Times New Roman" w:eastAsia="Times New Roman" w:hAnsi="Times New Roman" w:cs="Times New Roman"/>
            <w:i/>
            <w:iCs/>
            <w:lang w:val="en-US" w:eastAsia="en-US"/>
          </w:rPr>
          <w:t>)</w:t>
        </w:r>
      </w:ins>
      <w:r w:rsidRPr="002F63A9">
        <w:rPr>
          <w:rFonts w:ascii="Times New Roman" w:eastAsia="Times New Roman" w:hAnsi="Times New Roman" w:cs="Times New Roman"/>
          <w:i/>
          <w:iCs/>
          <w:lang w:val="en-US" w:eastAsia="en-US"/>
        </w:rPr>
        <w:t xml:space="preserve"> 5th international conference on enterprise systems (ES)</w:t>
      </w:r>
      <w:r w:rsidRPr="002F63A9">
        <w:rPr>
          <w:rFonts w:ascii="Times New Roman" w:eastAsia="Times New Roman" w:hAnsi="Times New Roman" w:cs="Times New Roman"/>
          <w:lang w:val="en-US" w:eastAsia="en-US"/>
        </w:rPr>
        <w:t xml:space="preserve"> (pp. 38-45). IEEE.</w:t>
      </w:r>
    </w:p>
    <w:p w14:paraId="5FDD40C5" w14:textId="463A33BC" w:rsidR="001742D7" w:rsidRPr="002F63A9" w:rsidRDefault="001742D7" w:rsidP="001742D7">
      <w:pPr>
        <w:spacing w:after="0"/>
        <w:rPr>
          <w:rFonts w:ascii="Times New Roman" w:eastAsia="Times New Roman" w:hAnsi="Times New Roman" w:cs="Times New Roman"/>
          <w:lang w:val="en-US" w:eastAsia="en-US"/>
        </w:rPr>
      </w:pPr>
      <w:r w:rsidRPr="002F63A9">
        <w:rPr>
          <w:rFonts w:ascii="Times New Roman" w:eastAsia="Times New Roman" w:hAnsi="Times New Roman" w:cs="Times New Roman"/>
          <w:lang w:val="en-US" w:eastAsia="en-US"/>
        </w:rPr>
        <w:t xml:space="preserve">Kang, G.K., Gao, J.Z., Chiao, S., Lu, S. and Xie, G., </w:t>
      </w:r>
      <w:ins w:id="716" w:author="hp" w:date="2022-03-30T09:37: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2018</w:t>
      </w:r>
      <w:ins w:id="717" w:author="hp" w:date="2022-03-30T09:37: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 xml:space="preserve">. Air quality prediction: Big data and machine learning approaches. </w:t>
      </w:r>
      <w:r w:rsidRPr="002F63A9">
        <w:rPr>
          <w:rFonts w:ascii="Times New Roman" w:eastAsia="Times New Roman" w:hAnsi="Times New Roman" w:cs="Times New Roman"/>
          <w:i/>
          <w:iCs/>
          <w:lang w:val="en-US" w:eastAsia="en-US"/>
        </w:rPr>
        <w:t>International Journal of Environmental Science and Development</w:t>
      </w:r>
      <w:r w:rsidRPr="002F63A9">
        <w:rPr>
          <w:rFonts w:ascii="Times New Roman" w:eastAsia="Times New Roman" w:hAnsi="Times New Roman" w:cs="Times New Roman"/>
          <w:lang w:val="en-US" w:eastAsia="en-US"/>
        </w:rPr>
        <w:t xml:space="preserve">, </w:t>
      </w:r>
      <w:r w:rsidRPr="002F63A9">
        <w:rPr>
          <w:rFonts w:ascii="Times New Roman" w:eastAsia="Times New Roman" w:hAnsi="Times New Roman" w:cs="Times New Roman"/>
          <w:i/>
          <w:iCs/>
          <w:lang w:val="en-US" w:eastAsia="en-US"/>
        </w:rPr>
        <w:t>9</w:t>
      </w:r>
      <w:r w:rsidRPr="002F63A9">
        <w:rPr>
          <w:rFonts w:ascii="Times New Roman" w:eastAsia="Times New Roman" w:hAnsi="Times New Roman" w:cs="Times New Roman"/>
          <w:lang w:val="en-US" w:eastAsia="en-US"/>
        </w:rPr>
        <w:t>(1), pp.8-16.</w:t>
      </w:r>
    </w:p>
    <w:p w14:paraId="460AA0FB" w14:textId="708BB0CD" w:rsidR="001742D7" w:rsidRPr="002F63A9" w:rsidRDefault="001742D7" w:rsidP="001742D7">
      <w:pPr>
        <w:rPr>
          <w:rFonts w:ascii="Times New Roman" w:hAnsi="Times New Roman" w:cs="Times New Roman"/>
        </w:rPr>
      </w:pPr>
      <w:r w:rsidRPr="002F63A9">
        <w:rPr>
          <w:rFonts w:ascii="Times New Roman" w:hAnsi="Times New Roman" w:cs="Times New Roman"/>
        </w:rPr>
        <w:t xml:space="preserve">Liao, Z., Peng, Y., Li, Y., Liang, X. and Zhao, Y., </w:t>
      </w:r>
      <w:ins w:id="718" w:author="hp" w:date="2022-03-30T09:37:00Z">
        <w:r w:rsidR="00224E27">
          <w:rPr>
            <w:rFonts w:ascii="Times New Roman" w:hAnsi="Times New Roman" w:cs="Times New Roman"/>
          </w:rPr>
          <w:t>(</w:t>
        </w:r>
      </w:ins>
      <w:r w:rsidRPr="002F63A9">
        <w:rPr>
          <w:rFonts w:ascii="Times New Roman" w:hAnsi="Times New Roman" w:cs="Times New Roman"/>
        </w:rPr>
        <w:t>2014</w:t>
      </w:r>
      <w:ins w:id="719" w:author="hp" w:date="2022-03-30T09:37:00Z">
        <w:r w:rsidR="00224E27">
          <w:rPr>
            <w:rFonts w:ascii="Times New Roman" w:hAnsi="Times New Roman" w:cs="Times New Roman"/>
          </w:rPr>
          <w:t>)</w:t>
        </w:r>
      </w:ins>
      <w:r w:rsidRPr="002F63A9">
        <w:rPr>
          <w:rFonts w:ascii="Times New Roman" w:hAnsi="Times New Roman" w:cs="Times New Roman"/>
        </w:rPr>
        <w:t xml:space="preserve">, June. A web-based visual analytics system for air quality monitoring data. In </w:t>
      </w:r>
      <w:ins w:id="720" w:author="hp" w:date="2022-03-30T09:37:00Z">
        <w:r w:rsidR="00224E27">
          <w:rPr>
            <w:rFonts w:ascii="Times New Roman" w:hAnsi="Times New Roman" w:cs="Times New Roman"/>
          </w:rPr>
          <w:t>(</w:t>
        </w:r>
      </w:ins>
      <w:r w:rsidRPr="002F63A9">
        <w:rPr>
          <w:rFonts w:ascii="Times New Roman" w:hAnsi="Times New Roman" w:cs="Times New Roman"/>
          <w:i/>
          <w:iCs/>
        </w:rPr>
        <w:t>2014</w:t>
      </w:r>
      <w:ins w:id="721" w:author="hp" w:date="2022-03-30T09:37:00Z">
        <w:r w:rsidR="00224E27">
          <w:rPr>
            <w:rFonts w:ascii="Times New Roman" w:hAnsi="Times New Roman" w:cs="Times New Roman"/>
            <w:i/>
            <w:iCs/>
          </w:rPr>
          <w:t>)</w:t>
        </w:r>
      </w:ins>
      <w:r w:rsidRPr="002F63A9">
        <w:rPr>
          <w:rFonts w:ascii="Times New Roman" w:hAnsi="Times New Roman" w:cs="Times New Roman"/>
          <w:i/>
          <w:iCs/>
        </w:rPr>
        <w:t xml:space="preserve"> 22nd international conference on geoinformatics</w:t>
      </w:r>
      <w:r w:rsidRPr="002F63A9">
        <w:rPr>
          <w:rFonts w:ascii="Times New Roman" w:hAnsi="Times New Roman" w:cs="Times New Roman"/>
        </w:rPr>
        <w:t xml:space="preserve"> (pp. 1-6). IEEE.</w:t>
      </w:r>
    </w:p>
    <w:p w14:paraId="20CE87BD" w14:textId="4568ED02" w:rsidR="001742D7" w:rsidRPr="002F63A9" w:rsidRDefault="001742D7" w:rsidP="001742D7">
      <w:pPr>
        <w:rPr>
          <w:rFonts w:ascii="Times New Roman" w:hAnsi="Times New Roman" w:cs="Times New Roman"/>
        </w:rPr>
      </w:pPr>
      <w:r w:rsidRPr="002F63A9">
        <w:rPr>
          <w:rFonts w:ascii="Times New Roman" w:hAnsi="Times New Roman" w:cs="Times New Roman"/>
        </w:rPr>
        <w:lastRenderedPageBreak/>
        <w:t>Liao, Z., Peng, Y., Li, Y., Liang, X. and Zhao, Y.,</w:t>
      </w:r>
      <w:ins w:id="722" w:author="hp" w:date="2022-03-30T09:38:00Z">
        <w:r w:rsidR="00224E27">
          <w:rPr>
            <w:rFonts w:ascii="Times New Roman" w:hAnsi="Times New Roman" w:cs="Times New Roman"/>
          </w:rPr>
          <w:t>(</w:t>
        </w:r>
      </w:ins>
      <w:del w:id="723" w:author="hp" w:date="2022-03-30T09:38:00Z">
        <w:r w:rsidRPr="002F63A9" w:rsidDel="00224E27">
          <w:rPr>
            <w:rFonts w:ascii="Times New Roman" w:hAnsi="Times New Roman" w:cs="Times New Roman"/>
          </w:rPr>
          <w:delText xml:space="preserve"> </w:delText>
        </w:r>
      </w:del>
      <w:r w:rsidRPr="002F63A9">
        <w:rPr>
          <w:rFonts w:ascii="Times New Roman" w:hAnsi="Times New Roman" w:cs="Times New Roman"/>
        </w:rPr>
        <w:t>2014</w:t>
      </w:r>
      <w:ins w:id="724" w:author="hp" w:date="2022-03-30T09:38:00Z">
        <w:r w:rsidR="00224E27">
          <w:rPr>
            <w:rFonts w:ascii="Times New Roman" w:hAnsi="Times New Roman" w:cs="Times New Roman"/>
          </w:rPr>
          <w:t>)</w:t>
        </w:r>
      </w:ins>
      <w:r w:rsidRPr="002F63A9">
        <w:rPr>
          <w:rFonts w:ascii="Times New Roman" w:hAnsi="Times New Roman" w:cs="Times New Roman"/>
        </w:rPr>
        <w:t xml:space="preserve">, June. A web-based visual analytics system for air quality monitoring data. In </w:t>
      </w:r>
      <w:r w:rsidRPr="002F63A9">
        <w:rPr>
          <w:rFonts w:ascii="Times New Roman" w:hAnsi="Times New Roman" w:cs="Times New Roman"/>
          <w:i/>
          <w:iCs/>
        </w:rPr>
        <w:t>2014 22nd international conference on geoinformatics</w:t>
      </w:r>
      <w:r w:rsidRPr="002F63A9">
        <w:rPr>
          <w:rFonts w:ascii="Times New Roman" w:hAnsi="Times New Roman" w:cs="Times New Roman"/>
        </w:rPr>
        <w:t xml:space="preserve"> (pp. 1-6). IEEE.</w:t>
      </w:r>
    </w:p>
    <w:p w14:paraId="2E3A2D3C" w14:textId="29B228D4" w:rsidR="001742D7" w:rsidRPr="002F63A9" w:rsidRDefault="001742D7" w:rsidP="00A123B6">
      <w:pPr>
        <w:spacing w:after="0"/>
        <w:rPr>
          <w:rFonts w:ascii="Times New Roman" w:eastAsia="Times New Roman" w:hAnsi="Times New Roman" w:cs="Times New Roman"/>
          <w:lang w:val="en-US" w:eastAsia="en-US"/>
        </w:rPr>
      </w:pPr>
      <w:r w:rsidRPr="002F63A9">
        <w:rPr>
          <w:rFonts w:ascii="Times New Roman" w:eastAsia="Times New Roman" w:hAnsi="Times New Roman" w:cs="Times New Roman"/>
          <w:lang w:val="en-US" w:eastAsia="en-US"/>
        </w:rPr>
        <w:t xml:space="preserve">Daraio, E., Di Corso, E., Cerquitelli, T. and Chiusano, S., </w:t>
      </w:r>
      <w:ins w:id="725" w:author="hp" w:date="2022-03-30T09:38: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2018</w:t>
      </w:r>
      <w:ins w:id="726" w:author="hp" w:date="2022-03-30T09:38: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 xml:space="preserve">, September. Characterizing Air-Quality Data Through Unsupervised Analytics Methods. In </w:t>
      </w:r>
      <w:r w:rsidRPr="002F63A9">
        <w:rPr>
          <w:rFonts w:ascii="Times New Roman" w:eastAsia="Times New Roman" w:hAnsi="Times New Roman" w:cs="Times New Roman"/>
          <w:i/>
          <w:iCs/>
          <w:lang w:val="en-US" w:eastAsia="en-US"/>
        </w:rPr>
        <w:t>European Conference on Advances in Databases and Information Systems</w:t>
      </w:r>
      <w:r w:rsidRPr="002F63A9">
        <w:rPr>
          <w:rFonts w:ascii="Times New Roman" w:eastAsia="Times New Roman" w:hAnsi="Times New Roman" w:cs="Times New Roman"/>
          <w:lang w:val="en-US" w:eastAsia="en-US"/>
        </w:rPr>
        <w:t xml:space="preserve"> (pp. 205-217). Springer, Cham.</w:t>
      </w:r>
    </w:p>
    <w:p w14:paraId="08E62CE5" w14:textId="315E097D" w:rsidR="001742D7" w:rsidRPr="002F63A9" w:rsidRDefault="001742D7" w:rsidP="00A123B6">
      <w:pPr>
        <w:spacing w:after="0"/>
        <w:rPr>
          <w:rFonts w:ascii="Times New Roman" w:eastAsia="Times New Roman" w:hAnsi="Times New Roman" w:cs="Times New Roman"/>
          <w:lang w:val="en-US" w:eastAsia="en-US"/>
        </w:rPr>
      </w:pPr>
      <w:r w:rsidRPr="002F63A9">
        <w:rPr>
          <w:rFonts w:ascii="Times New Roman" w:eastAsia="Times New Roman" w:hAnsi="Times New Roman" w:cs="Times New Roman"/>
          <w:lang w:val="en-US" w:eastAsia="en-US"/>
        </w:rPr>
        <w:t xml:space="preserve">Kalamaras, I., Xygonakis, I., Glykos, K., Akselsen, S., Munch-Ellingsen, A., Nguyen, H.T., Lepperod, A.J., Bach, K., Votis, K. and Tzovaras, D., </w:t>
      </w:r>
      <w:ins w:id="727" w:author="hp" w:date="2022-03-30T09:38: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2019</w:t>
      </w:r>
      <w:ins w:id="728" w:author="hp" w:date="2022-03-30T09:38: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 xml:space="preserve">, November. Visual analytics for exploring air quality data in an AI-enhanced IoT environment. In </w:t>
      </w:r>
      <w:r w:rsidRPr="002F63A9">
        <w:rPr>
          <w:rFonts w:ascii="Times New Roman" w:eastAsia="Times New Roman" w:hAnsi="Times New Roman" w:cs="Times New Roman"/>
          <w:i/>
          <w:iCs/>
          <w:lang w:val="en-US" w:eastAsia="en-US"/>
        </w:rPr>
        <w:t>Proceedings of the 11th International Conference on Management of Digital EcoSystems</w:t>
      </w:r>
      <w:r w:rsidRPr="002F63A9">
        <w:rPr>
          <w:rFonts w:ascii="Times New Roman" w:eastAsia="Times New Roman" w:hAnsi="Times New Roman" w:cs="Times New Roman"/>
          <w:lang w:val="en-US" w:eastAsia="en-US"/>
        </w:rPr>
        <w:t xml:space="preserve"> (pp. 103-110).</w:t>
      </w:r>
    </w:p>
    <w:p w14:paraId="0154F55B" w14:textId="0A86CDAD" w:rsidR="001742D7" w:rsidRPr="002F63A9" w:rsidRDefault="001742D7" w:rsidP="00A123B6">
      <w:pPr>
        <w:spacing w:after="0"/>
        <w:rPr>
          <w:rFonts w:ascii="Times New Roman" w:eastAsia="Times New Roman" w:hAnsi="Times New Roman" w:cs="Times New Roman"/>
          <w:lang w:val="en-US" w:eastAsia="en-US"/>
        </w:rPr>
      </w:pPr>
      <w:r w:rsidRPr="002F63A9">
        <w:rPr>
          <w:rFonts w:ascii="Times New Roman" w:eastAsia="Times New Roman" w:hAnsi="Times New Roman" w:cs="Times New Roman"/>
          <w:lang w:val="en-US" w:eastAsia="en-US"/>
        </w:rPr>
        <w:t xml:space="preserve">Marć, M., Tobiszewski, M., Zabiegała, B., de la Guardia, M. and Namieśnik, J., </w:t>
      </w:r>
      <w:ins w:id="729" w:author="hp" w:date="2022-03-30T09:38: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2015</w:t>
      </w:r>
      <w:ins w:id="730" w:author="hp" w:date="2022-03-30T09:38: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 xml:space="preserve">. Current air quality analytics and monitoring: A review. </w:t>
      </w:r>
      <w:r w:rsidRPr="002F63A9">
        <w:rPr>
          <w:rFonts w:ascii="Times New Roman" w:eastAsia="Times New Roman" w:hAnsi="Times New Roman" w:cs="Times New Roman"/>
          <w:i/>
          <w:iCs/>
          <w:lang w:val="en-US" w:eastAsia="en-US"/>
        </w:rPr>
        <w:t>Analytica chimica acta</w:t>
      </w:r>
      <w:r w:rsidRPr="002F63A9">
        <w:rPr>
          <w:rFonts w:ascii="Times New Roman" w:eastAsia="Times New Roman" w:hAnsi="Times New Roman" w:cs="Times New Roman"/>
          <w:lang w:val="en-US" w:eastAsia="en-US"/>
        </w:rPr>
        <w:t xml:space="preserve">, </w:t>
      </w:r>
      <w:r w:rsidRPr="002F63A9">
        <w:rPr>
          <w:rFonts w:ascii="Times New Roman" w:eastAsia="Times New Roman" w:hAnsi="Times New Roman" w:cs="Times New Roman"/>
          <w:i/>
          <w:iCs/>
          <w:lang w:val="en-US" w:eastAsia="en-US"/>
        </w:rPr>
        <w:t>853</w:t>
      </w:r>
      <w:r w:rsidRPr="002F63A9">
        <w:rPr>
          <w:rFonts w:ascii="Times New Roman" w:eastAsia="Times New Roman" w:hAnsi="Times New Roman" w:cs="Times New Roman"/>
          <w:lang w:val="en-US" w:eastAsia="en-US"/>
        </w:rPr>
        <w:t>, pp.116-126.</w:t>
      </w:r>
    </w:p>
    <w:p w14:paraId="33556552" w14:textId="44936D19" w:rsidR="001742D7" w:rsidRPr="002F63A9" w:rsidRDefault="001742D7" w:rsidP="00A123B6">
      <w:pPr>
        <w:rPr>
          <w:rFonts w:ascii="Times New Roman" w:hAnsi="Times New Roman" w:cs="Times New Roman"/>
        </w:rPr>
      </w:pPr>
      <w:r w:rsidRPr="002F63A9">
        <w:rPr>
          <w:rFonts w:ascii="Times New Roman" w:hAnsi="Times New Roman" w:cs="Times New Roman"/>
        </w:rPr>
        <w:t xml:space="preserve">Kök, İ., Şimşek, M.U. and Özdemir, S., </w:t>
      </w:r>
      <w:ins w:id="731" w:author="hp" w:date="2022-03-30T09:38:00Z">
        <w:r w:rsidR="00224E27">
          <w:rPr>
            <w:rFonts w:ascii="Times New Roman" w:hAnsi="Times New Roman" w:cs="Times New Roman"/>
          </w:rPr>
          <w:t>(</w:t>
        </w:r>
      </w:ins>
      <w:r w:rsidRPr="002F63A9">
        <w:rPr>
          <w:rFonts w:ascii="Times New Roman" w:hAnsi="Times New Roman" w:cs="Times New Roman"/>
        </w:rPr>
        <w:t>2017</w:t>
      </w:r>
      <w:ins w:id="732" w:author="hp" w:date="2022-03-30T09:38:00Z">
        <w:r w:rsidR="00224E27">
          <w:rPr>
            <w:rFonts w:ascii="Times New Roman" w:hAnsi="Times New Roman" w:cs="Times New Roman"/>
          </w:rPr>
          <w:t>)</w:t>
        </w:r>
      </w:ins>
      <w:r w:rsidRPr="002F63A9">
        <w:rPr>
          <w:rFonts w:ascii="Times New Roman" w:hAnsi="Times New Roman" w:cs="Times New Roman"/>
        </w:rPr>
        <w:t xml:space="preserve">, December. A deep learning model for air quality prediction in smart cities. In </w:t>
      </w:r>
      <w:ins w:id="733" w:author="hp" w:date="2022-03-30T09:38:00Z">
        <w:r w:rsidR="00224E27">
          <w:rPr>
            <w:rFonts w:ascii="Times New Roman" w:hAnsi="Times New Roman" w:cs="Times New Roman"/>
          </w:rPr>
          <w:t>(</w:t>
        </w:r>
      </w:ins>
      <w:r w:rsidRPr="002F63A9">
        <w:rPr>
          <w:rFonts w:ascii="Times New Roman" w:hAnsi="Times New Roman" w:cs="Times New Roman"/>
          <w:i/>
          <w:iCs/>
        </w:rPr>
        <w:t>2017</w:t>
      </w:r>
      <w:ins w:id="734" w:author="hp" w:date="2022-03-30T09:38:00Z">
        <w:r w:rsidR="00224E27">
          <w:rPr>
            <w:rFonts w:ascii="Times New Roman" w:hAnsi="Times New Roman" w:cs="Times New Roman"/>
            <w:i/>
            <w:iCs/>
          </w:rPr>
          <w:t>)</w:t>
        </w:r>
      </w:ins>
      <w:r w:rsidRPr="002F63A9">
        <w:rPr>
          <w:rFonts w:ascii="Times New Roman" w:hAnsi="Times New Roman" w:cs="Times New Roman"/>
          <w:i/>
          <w:iCs/>
        </w:rPr>
        <w:t xml:space="preserve"> IEEE International Conference on Big Data (Big Data)</w:t>
      </w:r>
      <w:r w:rsidRPr="002F63A9">
        <w:rPr>
          <w:rFonts w:ascii="Times New Roman" w:hAnsi="Times New Roman" w:cs="Times New Roman"/>
        </w:rPr>
        <w:t xml:space="preserve"> (pp. 1983-1990). IEEE.</w:t>
      </w:r>
    </w:p>
    <w:p w14:paraId="6E1CDCA5" w14:textId="6A1D8F9A" w:rsidR="001742D7" w:rsidRPr="002F63A9" w:rsidRDefault="001742D7" w:rsidP="00A123B6">
      <w:pPr>
        <w:spacing w:after="0"/>
        <w:rPr>
          <w:rFonts w:ascii="Times New Roman" w:eastAsia="Times New Roman" w:hAnsi="Times New Roman" w:cs="Times New Roman"/>
          <w:lang w:val="en-US" w:eastAsia="en-US"/>
        </w:rPr>
      </w:pPr>
      <w:r w:rsidRPr="002F63A9">
        <w:rPr>
          <w:rFonts w:ascii="Times New Roman" w:hAnsi="Times New Roman" w:cs="Times New Roman"/>
        </w:rPr>
        <w:t xml:space="preserve"> </w:t>
      </w:r>
      <w:r w:rsidRPr="002F63A9">
        <w:rPr>
          <w:rFonts w:ascii="Times New Roman" w:eastAsia="Times New Roman" w:hAnsi="Times New Roman" w:cs="Times New Roman"/>
          <w:lang w:val="en-US" w:eastAsia="en-US"/>
        </w:rPr>
        <w:t xml:space="preserve">Mura, I., Franco, J.F., Bernal, L., Melo, N., Díaz, J.J. and Akhavan-Tabatabaei, R., </w:t>
      </w:r>
      <w:ins w:id="735" w:author="hp" w:date="2022-03-30T09:38: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2020</w:t>
      </w:r>
      <w:ins w:id="736" w:author="hp" w:date="2022-03-30T09:38: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 xml:space="preserve">. A decade of air quality in Bogotá: a descriptive analysis. </w:t>
      </w:r>
      <w:r w:rsidRPr="002F63A9">
        <w:rPr>
          <w:rFonts w:ascii="Times New Roman" w:eastAsia="Times New Roman" w:hAnsi="Times New Roman" w:cs="Times New Roman"/>
          <w:i/>
          <w:iCs/>
          <w:lang w:val="en-US" w:eastAsia="en-US"/>
        </w:rPr>
        <w:t>Frontiers in Environmental Science</w:t>
      </w:r>
      <w:r w:rsidRPr="002F63A9">
        <w:rPr>
          <w:rFonts w:ascii="Times New Roman" w:eastAsia="Times New Roman" w:hAnsi="Times New Roman" w:cs="Times New Roman"/>
          <w:lang w:val="en-US" w:eastAsia="en-US"/>
        </w:rPr>
        <w:t xml:space="preserve">, </w:t>
      </w:r>
      <w:r w:rsidRPr="002F63A9">
        <w:rPr>
          <w:rFonts w:ascii="Times New Roman" w:eastAsia="Times New Roman" w:hAnsi="Times New Roman" w:cs="Times New Roman"/>
          <w:i/>
          <w:iCs/>
          <w:lang w:val="en-US" w:eastAsia="en-US"/>
        </w:rPr>
        <w:t>8</w:t>
      </w:r>
      <w:r w:rsidRPr="002F63A9">
        <w:rPr>
          <w:rFonts w:ascii="Times New Roman" w:eastAsia="Times New Roman" w:hAnsi="Times New Roman" w:cs="Times New Roman"/>
          <w:lang w:val="en-US" w:eastAsia="en-US"/>
        </w:rPr>
        <w:t>, p.65.</w:t>
      </w:r>
    </w:p>
    <w:p w14:paraId="644993D2" w14:textId="23369949" w:rsidR="001742D7" w:rsidRPr="002F63A9" w:rsidRDefault="001742D7" w:rsidP="00A123B6">
      <w:pPr>
        <w:spacing w:after="0"/>
        <w:rPr>
          <w:rFonts w:ascii="Times New Roman" w:eastAsia="Times New Roman" w:hAnsi="Times New Roman" w:cs="Times New Roman"/>
          <w:lang w:val="en-US" w:eastAsia="en-US"/>
        </w:rPr>
      </w:pPr>
      <w:r w:rsidRPr="002F63A9">
        <w:rPr>
          <w:rFonts w:ascii="Times New Roman" w:eastAsia="Times New Roman" w:hAnsi="Times New Roman" w:cs="Times New Roman"/>
          <w:lang w:val="en-US" w:eastAsia="en-US"/>
        </w:rPr>
        <w:t xml:space="preserve">Huang, L., Zhu, Y., Zhai, H., Xue, S., Zhu, T., Shao, Y., Liu, Z., Emery, C., Yarwood, G., Wang, Y. and Fu, J., </w:t>
      </w:r>
      <w:ins w:id="737" w:author="hp" w:date="2022-03-30T09:39: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2021</w:t>
      </w:r>
      <w:ins w:id="738" w:author="hp" w:date="2022-03-30T09:39:00Z">
        <w:r w:rsidR="00224E27">
          <w:rPr>
            <w:rFonts w:ascii="Times New Roman" w:eastAsia="Times New Roman" w:hAnsi="Times New Roman" w:cs="Times New Roman"/>
            <w:lang w:val="en-US" w:eastAsia="en-US"/>
          </w:rPr>
          <w:t>)</w:t>
        </w:r>
      </w:ins>
      <w:r w:rsidRPr="002F63A9">
        <w:rPr>
          <w:rFonts w:ascii="Times New Roman" w:eastAsia="Times New Roman" w:hAnsi="Times New Roman" w:cs="Times New Roman"/>
          <w:lang w:val="en-US" w:eastAsia="en-US"/>
        </w:rPr>
        <w:t xml:space="preserve">. Recommendations on benchmarks for numerical air quality model applications in China–Part 1: PM 2.5 and chemical species. </w:t>
      </w:r>
      <w:r w:rsidRPr="002F63A9">
        <w:rPr>
          <w:rFonts w:ascii="Times New Roman" w:eastAsia="Times New Roman" w:hAnsi="Times New Roman" w:cs="Times New Roman"/>
          <w:i/>
          <w:iCs/>
          <w:lang w:val="en-US" w:eastAsia="en-US"/>
        </w:rPr>
        <w:t>Atmospheric Chemistry and Physics</w:t>
      </w:r>
      <w:r w:rsidRPr="002F63A9">
        <w:rPr>
          <w:rFonts w:ascii="Times New Roman" w:eastAsia="Times New Roman" w:hAnsi="Times New Roman" w:cs="Times New Roman"/>
          <w:lang w:val="en-US" w:eastAsia="en-US"/>
        </w:rPr>
        <w:t xml:space="preserve">, </w:t>
      </w:r>
      <w:r w:rsidRPr="002F63A9">
        <w:rPr>
          <w:rFonts w:ascii="Times New Roman" w:eastAsia="Times New Roman" w:hAnsi="Times New Roman" w:cs="Times New Roman"/>
          <w:i/>
          <w:iCs/>
          <w:lang w:val="en-US" w:eastAsia="en-US"/>
        </w:rPr>
        <w:t>21</w:t>
      </w:r>
      <w:r w:rsidRPr="002F63A9">
        <w:rPr>
          <w:rFonts w:ascii="Times New Roman" w:eastAsia="Times New Roman" w:hAnsi="Times New Roman" w:cs="Times New Roman"/>
          <w:lang w:val="en-US" w:eastAsia="en-US"/>
        </w:rPr>
        <w:t>(4), pp.2725-2743.</w:t>
      </w:r>
    </w:p>
    <w:p w14:paraId="4213B863" w14:textId="13F05C3B" w:rsidR="006F57AA" w:rsidRPr="002F63A9" w:rsidRDefault="006F57AA" w:rsidP="006F57AA">
      <w:pPr>
        <w:rPr>
          <w:ins w:id="739" w:author="hp" w:date="2022-03-29T12:11:00Z"/>
          <w:rFonts w:ascii="Times New Roman" w:hAnsi="Times New Roman" w:cs="Times New Roman"/>
          <w:sz w:val="32"/>
          <w:rPrChange w:id="740" w:author="hp" w:date="2022-03-29T12:15:00Z">
            <w:rPr>
              <w:ins w:id="741" w:author="hp" w:date="2022-03-29T12:11:00Z"/>
            </w:rPr>
          </w:rPrChange>
        </w:rPr>
      </w:pPr>
      <w:ins w:id="742" w:author="hp" w:date="2022-03-29T12:11:00Z">
        <w:r w:rsidRPr="002F63A9">
          <w:rPr>
            <w:rFonts w:ascii="Times New Roman" w:hAnsi="Times New Roman" w:cs="Times New Roman"/>
            <w:color w:val="222222"/>
            <w:szCs w:val="20"/>
            <w:shd w:val="clear" w:color="auto" w:fill="FFFFFF"/>
            <w:rPrChange w:id="743" w:author="hp" w:date="2022-03-29T12:15:00Z">
              <w:rPr>
                <w:rFonts w:ascii="Arial" w:hAnsi="Arial" w:cs="Arial"/>
                <w:color w:val="222222"/>
                <w:sz w:val="20"/>
                <w:szCs w:val="20"/>
                <w:shd w:val="clear" w:color="auto" w:fill="FFFFFF"/>
              </w:rPr>
            </w:rPrChange>
          </w:rPr>
          <w:t xml:space="preserve">Ardiles, L.G., Tadano, Y.S., Costa, S., Urbina, V., Capucim, M.N., da Silva, I., Braga, A., Martins, J.A. and Martins, L.D., </w:t>
        </w:r>
      </w:ins>
      <w:ins w:id="744" w:author="hp" w:date="2022-03-30T09:39:00Z">
        <w:r w:rsidR="00224E27">
          <w:rPr>
            <w:rFonts w:ascii="Times New Roman" w:hAnsi="Times New Roman" w:cs="Times New Roman"/>
            <w:color w:val="222222"/>
            <w:szCs w:val="20"/>
            <w:shd w:val="clear" w:color="auto" w:fill="FFFFFF"/>
          </w:rPr>
          <w:t>(</w:t>
        </w:r>
      </w:ins>
      <w:ins w:id="745" w:author="hp" w:date="2022-03-29T12:11:00Z">
        <w:r w:rsidRPr="002F63A9">
          <w:rPr>
            <w:rFonts w:ascii="Times New Roman" w:hAnsi="Times New Roman" w:cs="Times New Roman"/>
            <w:color w:val="222222"/>
            <w:szCs w:val="20"/>
            <w:shd w:val="clear" w:color="auto" w:fill="FFFFFF"/>
            <w:rPrChange w:id="746" w:author="hp" w:date="2022-03-29T12:15:00Z">
              <w:rPr>
                <w:rFonts w:ascii="Arial" w:hAnsi="Arial" w:cs="Arial"/>
                <w:color w:val="222222"/>
                <w:sz w:val="20"/>
                <w:szCs w:val="20"/>
                <w:shd w:val="clear" w:color="auto" w:fill="FFFFFF"/>
              </w:rPr>
            </w:rPrChange>
          </w:rPr>
          <w:t>2018</w:t>
        </w:r>
      </w:ins>
      <w:ins w:id="747" w:author="hp" w:date="2022-03-30T09:39:00Z">
        <w:r w:rsidR="00224E27">
          <w:rPr>
            <w:rFonts w:ascii="Times New Roman" w:hAnsi="Times New Roman" w:cs="Times New Roman"/>
            <w:color w:val="222222"/>
            <w:szCs w:val="20"/>
            <w:shd w:val="clear" w:color="auto" w:fill="FFFFFF"/>
          </w:rPr>
          <w:t>)</w:t>
        </w:r>
      </w:ins>
      <w:ins w:id="748" w:author="hp" w:date="2022-03-29T12:11:00Z">
        <w:r w:rsidRPr="002F63A9">
          <w:rPr>
            <w:rFonts w:ascii="Times New Roman" w:hAnsi="Times New Roman" w:cs="Times New Roman"/>
            <w:color w:val="222222"/>
            <w:szCs w:val="20"/>
            <w:shd w:val="clear" w:color="auto" w:fill="FFFFFF"/>
            <w:rPrChange w:id="749" w:author="hp" w:date="2022-03-29T12:15:00Z">
              <w:rPr>
                <w:rFonts w:ascii="Arial" w:hAnsi="Arial" w:cs="Arial"/>
                <w:color w:val="222222"/>
                <w:sz w:val="20"/>
                <w:szCs w:val="20"/>
                <w:shd w:val="clear" w:color="auto" w:fill="FFFFFF"/>
              </w:rPr>
            </w:rPrChange>
          </w:rPr>
          <w:t>. Negative Binomial regression model for analysis of the relationship between hospitalization and air pollution. </w:t>
        </w:r>
        <w:r w:rsidRPr="002F63A9">
          <w:rPr>
            <w:rFonts w:ascii="Times New Roman" w:hAnsi="Times New Roman" w:cs="Times New Roman"/>
            <w:i/>
            <w:iCs/>
            <w:color w:val="222222"/>
            <w:szCs w:val="20"/>
            <w:shd w:val="clear" w:color="auto" w:fill="FFFFFF"/>
            <w:rPrChange w:id="750" w:author="hp" w:date="2022-03-29T12:15:00Z">
              <w:rPr>
                <w:rFonts w:ascii="Arial" w:hAnsi="Arial" w:cs="Arial"/>
                <w:i/>
                <w:iCs/>
                <w:color w:val="222222"/>
                <w:sz w:val="20"/>
                <w:szCs w:val="20"/>
                <w:shd w:val="clear" w:color="auto" w:fill="FFFFFF"/>
              </w:rPr>
            </w:rPrChange>
          </w:rPr>
          <w:t>Atmospheric Pollution Research</w:t>
        </w:r>
        <w:r w:rsidRPr="002F63A9">
          <w:rPr>
            <w:rFonts w:ascii="Times New Roman" w:hAnsi="Times New Roman" w:cs="Times New Roman"/>
            <w:color w:val="222222"/>
            <w:szCs w:val="20"/>
            <w:shd w:val="clear" w:color="auto" w:fill="FFFFFF"/>
            <w:rPrChange w:id="751" w:author="hp" w:date="2022-03-29T12:15:00Z">
              <w:rPr>
                <w:rFonts w:ascii="Arial" w:hAnsi="Arial" w:cs="Arial"/>
                <w:color w:val="222222"/>
                <w:sz w:val="20"/>
                <w:szCs w:val="20"/>
                <w:shd w:val="clear" w:color="auto" w:fill="FFFFFF"/>
              </w:rPr>
            </w:rPrChange>
          </w:rPr>
          <w:t>, </w:t>
        </w:r>
        <w:r w:rsidRPr="002F63A9">
          <w:rPr>
            <w:rFonts w:ascii="Times New Roman" w:hAnsi="Times New Roman" w:cs="Times New Roman"/>
            <w:i/>
            <w:iCs/>
            <w:color w:val="222222"/>
            <w:szCs w:val="20"/>
            <w:shd w:val="clear" w:color="auto" w:fill="FFFFFF"/>
            <w:rPrChange w:id="752" w:author="hp" w:date="2022-03-29T12:15:00Z">
              <w:rPr>
                <w:rFonts w:ascii="Arial" w:hAnsi="Arial" w:cs="Arial"/>
                <w:i/>
                <w:iCs/>
                <w:color w:val="222222"/>
                <w:sz w:val="20"/>
                <w:szCs w:val="20"/>
                <w:shd w:val="clear" w:color="auto" w:fill="FFFFFF"/>
              </w:rPr>
            </w:rPrChange>
          </w:rPr>
          <w:t>9</w:t>
        </w:r>
        <w:r w:rsidRPr="002F63A9">
          <w:rPr>
            <w:rFonts w:ascii="Times New Roman" w:hAnsi="Times New Roman" w:cs="Times New Roman"/>
            <w:color w:val="222222"/>
            <w:szCs w:val="20"/>
            <w:shd w:val="clear" w:color="auto" w:fill="FFFFFF"/>
            <w:rPrChange w:id="753" w:author="hp" w:date="2022-03-29T12:15:00Z">
              <w:rPr>
                <w:rFonts w:ascii="Arial" w:hAnsi="Arial" w:cs="Arial"/>
                <w:color w:val="222222"/>
                <w:sz w:val="20"/>
                <w:szCs w:val="20"/>
                <w:shd w:val="clear" w:color="auto" w:fill="FFFFFF"/>
              </w:rPr>
            </w:rPrChange>
          </w:rPr>
          <w:t>(2), pp.333-341.</w:t>
        </w:r>
      </w:ins>
    </w:p>
    <w:p w14:paraId="75B8DAD8" w14:textId="77777777" w:rsidR="001742D7" w:rsidRPr="006660D2" w:rsidRDefault="001742D7" w:rsidP="00A123B6">
      <w:pPr>
        <w:rPr>
          <w:rFonts w:ascii="Times New Roman" w:hAnsi="Times New Roman" w:cs="Times New Roman"/>
        </w:rPr>
      </w:pPr>
    </w:p>
    <w:p w14:paraId="4FB07E76" w14:textId="77777777" w:rsidR="001742D7" w:rsidRPr="006660D2" w:rsidRDefault="001742D7" w:rsidP="000440D3">
      <w:pPr>
        <w:spacing w:beforeAutospacing="1" w:afterAutospacing="1"/>
        <w:jc w:val="both"/>
        <w:rPr>
          <w:rFonts w:ascii="Times New Roman" w:eastAsia="MS Mincho" w:hAnsi="Times New Roman" w:cs="Times New Roman"/>
        </w:rPr>
      </w:pPr>
    </w:p>
    <w:p w14:paraId="40F06795" w14:textId="77777777" w:rsidR="00377ED8" w:rsidRPr="006660D2" w:rsidRDefault="00377ED8" w:rsidP="000440D3">
      <w:pPr>
        <w:spacing w:beforeAutospacing="1" w:afterAutospacing="1"/>
        <w:jc w:val="both"/>
        <w:rPr>
          <w:rFonts w:ascii="Times New Roman" w:eastAsia="MS Mincho" w:hAnsi="Times New Roman" w:cs="Times New Roman"/>
        </w:rPr>
      </w:pPr>
    </w:p>
    <w:p w14:paraId="61C29C7D" w14:textId="77777777" w:rsidR="00377ED8" w:rsidRPr="005263AB" w:rsidRDefault="00377ED8" w:rsidP="000440D3">
      <w:pPr>
        <w:spacing w:beforeAutospacing="1" w:afterAutospacing="1"/>
        <w:jc w:val="both"/>
        <w:rPr>
          <w:rFonts w:ascii="Times New Roman" w:eastAsia="MS Mincho" w:hAnsi="Times New Roman" w:cs="Times New Roman"/>
        </w:rPr>
      </w:pPr>
    </w:p>
    <w:p w14:paraId="01FA4DB1" w14:textId="77777777" w:rsidR="00377ED8" w:rsidRPr="005263AB" w:rsidRDefault="00377ED8" w:rsidP="000440D3">
      <w:pPr>
        <w:spacing w:beforeAutospacing="1" w:afterAutospacing="1"/>
        <w:jc w:val="both"/>
        <w:rPr>
          <w:rFonts w:ascii="Times New Roman" w:eastAsia="MS Mincho" w:hAnsi="Times New Roman" w:cs="Times New Roman"/>
        </w:rPr>
      </w:pPr>
    </w:p>
    <w:p w14:paraId="7A833073" w14:textId="77777777" w:rsidR="00377ED8" w:rsidRPr="002F63A9" w:rsidRDefault="00377ED8" w:rsidP="000440D3">
      <w:pPr>
        <w:spacing w:beforeAutospacing="1" w:afterAutospacing="1"/>
        <w:jc w:val="both"/>
        <w:rPr>
          <w:rFonts w:ascii="Times New Roman" w:eastAsia="MS Mincho" w:hAnsi="Times New Roman" w:cs="Times New Roman"/>
        </w:rPr>
      </w:pPr>
    </w:p>
    <w:p w14:paraId="15E6B1FB" w14:textId="77777777" w:rsidR="00377ED8" w:rsidRPr="002F63A9" w:rsidRDefault="00377ED8" w:rsidP="000440D3">
      <w:pPr>
        <w:spacing w:beforeAutospacing="1" w:afterAutospacing="1"/>
        <w:jc w:val="both"/>
        <w:rPr>
          <w:rFonts w:ascii="Times New Roman" w:eastAsia="MS Mincho" w:hAnsi="Times New Roman" w:cs="Times New Roman"/>
        </w:rPr>
      </w:pPr>
    </w:p>
    <w:p w14:paraId="4E469A83" w14:textId="3F8227F4" w:rsidR="000440D3" w:rsidRPr="002F63A9" w:rsidDel="00B603BF" w:rsidRDefault="000440D3" w:rsidP="006E3AD9">
      <w:pPr>
        <w:pStyle w:val="Heading1"/>
        <w:rPr>
          <w:del w:id="754" w:author="hp" w:date="2022-03-29T12:10:00Z"/>
          <w:rStyle w:val="Heading2Char"/>
          <w:rFonts w:ascii="Times New Roman" w:hAnsi="Times New Roman" w:cs="Times New Roman"/>
          <w:b/>
          <w:bCs/>
          <w:sz w:val="28"/>
          <w:szCs w:val="28"/>
          <w:rPrChange w:id="755" w:author="hp" w:date="2022-03-29T12:15:00Z">
            <w:rPr>
              <w:del w:id="756" w:author="hp" w:date="2022-03-29T12:10:00Z"/>
              <w:rStyle w:val="Heading2Char"/>
              <w:b/>
              <w:bCs/>
              <w:sz w:val="28"/>
              <w:szCs w:val="28"/>
              <w:lang w:eastAsia="ja-JP"/>
            </w:rPr>
          </w:rPrChange>
        </w:rPr>
      </w:pPr>
      <w:bookmarkStart w:id="757" w:name="_Toc99449010"/>
      <w:r w:rsidRPr="002F63A9">
        <w:rPr>
          <w:rStyle w:val="Heading2Char"/>
          <w:rFonts w:ascii="Times New Roman" w:hAnsi="Times New Roman" w:cs="Times New Roman"/>
          <w:sz w:val="28"/>
          <w:szCs w:val="28"/>
          <w:rPrChange w:id="758" w:author="hp" w:date="2022-03-29T12:15:00Z">
            <w:rPr>
              <w:rStyle w:val="Heading2Char"/>
              <w:sz w:val="28"/>
              <w:szCs w:val="28"/>
            </w:rPr>
          </w:rPrChange>
        </w:rPr>
        <w:t>Appendix</w:t>
      </w:r>
      <w:bookmarkEnd w:id="757"/>
      <w:r w:rsidRPr="002F63A9">
        <w:rPr>
          <w:rStyle w:val="Heading2Char"/>
          <w:rFonts w:ascii="Times New Roman" w:hAnsi="Times New Roman" w:cs="Times New Roman"/>
          <w:sz w:val="28"/>
          <w:szCs w:val="28"/>
          <w:rPrChange w:id="759" w:author="hp" w:date="2022-03-29T12:15:00Z">
            <w:rPr>
              <w:rStyle w:val="Heading2Char"/>
              <w:sz w:val="28"/>
              <w:szCs w:val="28"/>
            </w:rPr>
          </w:rPrChange>
        </w:rPr>
        <w:t xml:space="preserve"> </w:t>
      </w:r>
      <w:del w:id="760" w:author="hp" w:date="2022-03-29T12:10:00Z">
        <w:r w:rsidR="00CF4197" w:rsidRPr="002F63A9" w:rsidDel="00B603BF">
          <w:rPr>
            <w:rStyle w:val="Heading2Char"/>
            <w:rFonts w:ascii="Times New Roman" w:hAnsi="Times New Roman" w:cs="Times New Roman"/>
            <w:sz w:val="28"/>
            <w:szCs w:val="28"/>
            <w:rPrChange w:id="761" w:author="hp" w:date="2022-03-29T12:15:00Z">
              <w:rPr>
                <w:rStyle w:val="Heading2Char"/>
                <w:sz w:val="28"/>
                <w:szCs w:val="28"/>
              </w:rPr>
            </w:rPrChange>
          </w:rPr>
          <w:delText xml:space="preserve">(Python Code) </w:delText>
        </w:r>
      </w:del>
    </w:p>
    <w:p w14:paraId="2B0F3E4F" w14:textId="77777777" w:rsidR="00B603BF" w:rsidRPr="006660D2" w:rsidRDefault="00377ED8">
      <w:pPr>
        <w:pStyle w:val="Heading1"/>
        <w:rPr>
          <w:ins w:id="762" w:author="hp" w:date="2022-03-29T12:10:00Z"/>
          <w:rFonts w:ascii="Times New Roman" w:hAnsi="Times New Roman" w:cs="Times New Roman"/>
        </w:rPr>
        <w:pPrChange w:id="763" w:author="hp" w:date="2022-03-29T12:10:00Z">
          <w:pPr>
            <w:spacing w:after="0" w:line="240" w:lineRule="auto"/>
          </w:pPr>
        </w:pPrChange>
      </w:pPr>
      <w:del w:id="764" w:author="hp" w:date="2022-03-29T12:10:00Z">
        <w:r w:rsidRPr="006660D2" w:rsidDel="00B603BF">
          <w:rPr>
            <w:rFonts w:ascii="Times New Roman" w:hAnsi="Times New Roman" w:cs="Times New Roman"/>
          </w:rPr>
          <w:delText>(Python Code)</w:delText>
        </w:r>
      </w:del>
      <w:bookmarkStart w:id="765" w:name="_Toc99449011"/>
      <w:bookmarkEnd w:id="765"/>
    </w:p>
    <w:p w14:paraId="05A27380" w14:textId="6CACB82F" w:rsidR="00377ED8" w:rsidRPr="006660D2" w:rsidRDefault="00B603BF">
      <w:pPr>
        <w:pStyle w:val="Heading2"/>
        <w:rPr>
          <w:rFonts w:ascii="Times New Roman" w:hAnsi="Times New Roman" w:cs="Times New Roman"/>
        </w:rPr>
        <w:pPrChange w:id="766" w:author="hp" w:date="2022-03-29T12:11:00Z">
          <w:pPr>
            <w:spacing w:after="0" w:line="240" w:lineRule="auto"/>
          </w:pPr>
        </w:pPrChange>
      </w:pPr>
      <w:bookmarkStart w:id="767" w:name="_Toc99449012"/>
      <w:ins w:id="768" w:author="hp" w:date="2022-03-29T12:10:00Z">
        <w:r w:rsidRPr="002F63A9">
          <w:rPr>
            <w:rFonts w:ascii="Times New Roman" w:hAnsi="Times New Roman" w:cs="Times New Roman"/>
            <w:rPrChange w:id="769" w:author="hp" w:date="2022-03-29T12:15:00Z">
              <w:rPr>
                <w:b/>
                <w:bCs/>
              </w:rPr>
            </w:rPrChange>
          </w:rPr>
          <w:t>Machine Learning SVM model CODE Python</w:t>
        </w:r>
        <w:bookmarkEnd w:id="767"/>
        <w:r w:rsidRPr="002F63A9">
          <w:rPr>
            <w:rFonts w:ascii="Times New Roman" w:hAnsi="Times New Roman" w:cs="Times New Roman"/>
            <w:rPrChange w:id="770" w:author="hp" w:date="2022-03-29T12:15:00Z">
              <w:rPr>
                <w:b/>
                <w:bCs/>
              </w:rPr>
            </w:rPrChange>
          </w:rPr>
          <w:t xml:space="preserve"> </w:t>
        </w:r>
      </w:ins>
      <w:r w:rsidR="00377ED8" w:rsidRPr="006660D2">
        <w:rPr>
          <w:rFonts w:ascii="Times New Roman" w:hAnsi="Times New Roman" w:cs="Times New Roman"/>
        </w:rPr>
        <w:t xml:space="preserve"> </w:t>
      </w:r>
    </w:p>
    <w:p w14:paraId="4435BC28" w14:textId="77777777" w:rsidR="001B7371" w:rsidRPr="005263AB" w:rsidRDefault="001B7371" w:rsidP="001B7371">
      <w:pPr>
        <w:spacing w:after="0" w:line="240" w:lineRule="auto"/>
        <w:rPr>
          <w:rFonts w:ascii="Times New Roman" w:hAnsi="Times New Roman" w:cs="Times New Roman"/>
        </w:rPr>
      </w:pPr>
      <w:r w:rsidRPr="005263AB">
        <w:rPr>
          <w:rFonts w:ascii="Times New Roman" w:hAnsi="Times New Roman" w:cs="Times New Roman"/>
        </w:rPr>
        <w:t>import pandas as pd</w:t>
      </w:r>
    </w:p>
    <w:p w14:paraId="5C802F62" w14:textId="77777777" w:rsidR="001B7371" w:rsidRPr="002F63A9" w:rsidRDefault="001B7371" w:rsidP="001B7371">
      <w:pPr>
        <w:spacing w:after="0" w:line="240" w:lineRule="auto"/>
        <w:rPr>
          <w:rFonts w:ascii="Times New Roman" w:hAnsi="Times New Roman" w:cs="Times New Roman"/>
        </w:rPr>
      </w:pPr>
      <w:r w:rsidRPr="002F63A9">
        <w:rPr>
          <w:rFonts w:ascii="Times New Roman" w:hAnsi="Times New Roman" w:cs="Times New Roman"/>
        </w:rPr>
        <w:t>import numpy as np</w:t>
      </w:r>
    </w:p>
    <w:p w14:paraId="3CA6AF2C" w14:textId="77777777" w:rsidR="001B7371" w:rsidRPr="002F63A9" w:rsidRDefault="001B7371" w:rsidP="001B7371">
      <w:pPr>
        <w:spacing w:after="0" w:line="240" w:lineRule="auto"/>
        <w:rPr>
          <w:rFonts w:ascii="Times New Roman" w:hAnsi="Times New Roman" w:cs="Times New Roman"/>
        </w:rPr>
      </w:pPr>
      <w:r w:rsidRPr="002F63A9">
        <w:rPr>
          <w:rFonts w:ascii="Times New Roman" w:hAnsi="Times New Roman" w:cs="Times New Roman"/>
        </w:rPr>
        <w:t>import matplotlib.pyplot as plt</w:t>
      </w:r>
    </w:p>
    <w:p w14:paraId="619B0C64" w14:textId="77777777" w:rsidR="001B7371" w:rsidRPr="002F63A9" w:rsidRDefault="001B7371" w:rsidP="001B7371">
      <w:pPr>
        <w:spacing w:after="0" w:line="240" w:lineRule="auto"/>
        <w:rPr>
          <w:rFonts w:ascii="Times New Roman" w:hAnsi="Times New Roman" w:cs="Times New Roman"/>
        </w:rPr>
      </w:pPr>
      <w:r w:rsidRPr="002F63A9">
        <w:rPr>
          <w:rFonts w:ascii="Times New Roman" w:hAnsi="Times New Roman" w:cs="Times New Roman"/>
        </w:rPr>
        <w:t>#Load Data From CSV FILE</w:t>
      </w:r>
    </w:p>
    <w:p w14:paraId="14373744" w14:textId="77777777" w:rsidR="00E06E20" w:rsidRPr="002F63A9" w:rsidRDefault="00E06E20" w:rsidP="001B7371">
      <w:pPr>
        <w:spacing w:after="0" w:line="240" w:lineRule="auto"/>
        <w:rPr>
          <w:rFonts w:ascii="Times New Roman" w:hAnsi="Times New Roman" w:cs="Times New Roman"/>
        </w:rPr>
      </w:pPr>
      <w:r w:rsidRPr="002F63A9">
        <w:rPr>
          <w:rFonts w:ascii="Times New Roman" w:hAnsi="Times New Roman" w:cs="Times New Roman"/>
        </w:rPr>
        <w:t>uk_data=pd.read_csv('UK_Air.csv')</w:t>
      </w:r>
    </w:p>
    <w:p w14:paraId="254FE480" w14:textId="77777777" w:rsidR="00E06E20" w:rsidRPr="002F63A9" w:rsidRDefault="00E06E20" w:rsidP="001B7371">
      <w:pPr>
        <w:spacing w:after="0" w:line="240" w:lineRule="auto"/>
        <w:rPr>
          <w:rFonts w:ascii="Times New Roman" w:hAnsi="Times New Roman" w:cs="Times New Roman"/>
        </w:rPr>
      </w:pPr>
      <w:r w:rsidRPr="002F63A9">
        <w:rPr>
          <w:rFonts w:ascii="Times New Roman" w:hAnsi="Times New Roman" w:cs="Times New Roman"/>
        </w:rPr>
        <w:t>uk_data.head()</w:t>
      </w:r>
    </w:p>
    <w:p w14:paraId="04FDD034" w14:textId="77777777" w:rsidR="00E06E20" w:rsidRPr="002F63A9" w:rsidRDefault="00ED7E8A" w:rsidP="001B7371">
      <w:pPr>
        <w:spacing w:after="0" w:line="240" w:lineRule="auto"/>
        <w:rPr>
          <w:rFonts w:ascii="Times New Roman" w:hAnsi="Times New Roman" w:cs="Times New Roman"/>
        </w:rPr>
      </w:pPr>
      <w:r w:rsidRPr="002F63A9">
        <w:rPr>
          <w:rFonts w:ascii="Times New Roman" w:hAnsi="Times New Roman" w:cs="Times New Roman"/>
        </w:rPr>
        <w:t>uk_data.tail()</w:t>
      </w:r>
    </w:p>
    <w:p w14:paraId="18291C3B" w14:textId="77777777" w:rsidR="00ED7E8A" w:rsidRPr="002F63A9" w:rsidRDefault="00ED7E8A" w:rsidP="001B7371">
      <w:pPr>
        <w:spacing w:after="0" w:line="240" w:lineRule="auto"/>
        <w:rPr>
          <w:rFonts w:ascii="Times New Roman" w:hAnsi="Times New Roman" w:cs="Times New Roman"/>
        </w:rPr>
      </w:pPr>
    </w:p>
    <w:p w14:paraId="7C2CC5E4" w14:textId="77777777" w:rsidR="00ED7E8A" w:rsidRPr="002F63A9" w:rsidRDefault="00ED7E8A" w:rsidP="001B7371">
      <w:pPr>
        <w:spacing w:after="0" w:line="240" w:lineRule="auto"/>
        <w:rPr>
          <w:rFonts w:ascii="Times New Roman" w:hAnsi="Times New Roman" w:cs="Times New Roman"/>
        </w:rPr>
      </w:pPr>
      <w:r w:rsidRPr="002F63A9">
        <w:rPr>
          <w:rFonts w:ascii="Times New Roman" w:hAnsi="Times New Roman" w:cs="Times New Roman"/>
        </w:rPr>
        <w:t>uk_data.shape</w:t>
      </w:r>
    </w:p>
    <w:p w14:paraId="5CB0C073" w14:textId="77777777" w:rsidR="00ED7E8A" w:rsidRPr="002F63A9" w:rsidRDefault="00ED7E8A" w:rsidP="001B7371">
      <w:pPr>
        <w:spacing w:after="0" w:line="240" w:lineRule="auto"/>
        <w:rPr>
          <w:rFonts w:ascii="Times New Roman" w:hAnsi="Times New Roman" w:cs="Times New Roman"/>
        </w:rPr>
      </w:pPr>
      <w:r w:rsidRPr="002F63A9">
        <w:rPr>
          <w:rFonts w:ascii="Times New Roman" w:hAnsi="Times New Roman" w:cs="Times New Roman"/>
        </w:rPr>
        <w:t>uk_data.size</w:t>
      </w:r>
    </w:p>
    <w:p w14:paraId="03D3E91A" w14:textId="77777777" w:rsidR="00ED7E8A" w:rsidRPr="002F63A9" w:rsidRDefault="00127880" w:rsidP="001B7371">
      <w:pPr>
        <w:spacing w:after="0" w:line="240" w:lineRule="auto"/>
        <w:rPr>
          <w:rFonts w:ascii="Times New Roman" w:hAnsi="Times New Roman" w:cs="Times New Roman"/>
        </w:rPr>
      </w:pPr>
      <w:r w:rsidRPr="002F63A9">
        <w:rPr>
          <w:rFonts w:ascii="Times New Roman" w:hAnsi="Times New Roman" w:cs="Times New Roman"/>
        </w:rPr>
        <w:t>uk_data.count()</w:t>
      </w:r>
    </w:p>
    <w:p w14:paraId="73A23E71" w14:textId="77777777" w:rsidR="00127880" w:rsidRPr="002F63A9" w:rsidRDefault="001B4DA8" w:rsidP="001B7371">
      <w:pPr>
        <w:spacing w:after="0" w:line="240" w:lineRule="auto"/>
        <w:rPr>
          <w:rFonts w:ascii="Times New Roman" w:hAnsi="Times New Roman" w:cs="Times New Roman"/>
        </w:rPr>
      </w:pPr>
      <w:r w:rsidRPr="002F63A9">
        <w:rPr>
          <w:rFonts w:ascii="Times New Roman" w:hAnsi="Times New Roman" w:cs="Times New Roman"/>
        </w:rPr>
        <w:t>uk_data['Ozone'].value_counts()</w:t>
      </w:r>
    </w:p>
    <w:p w14:paraId="32427781" w14:textId="77777777" w:rsidR="001B4DA8" w:rsidRPr="002F63A9" w:rsidRDefault="00B66DE1" w:rsidP="001B7371">
      <w:pPr>
        <w:spacing w:after="0" w:line="240" w:lineRule="auto"/>
        <w:rPr>
          <w:rFonts w:ascii="Times New Roman" w:hAnsi="Times New Roman" w:cs="Times New Roman"/>
        </w:rPr>
      </w:pPr>
      <w:r w:rsidRPr="002F63A9">
        <w:rPr>
          <w:rFonts w:ascii="Times New Roman" w:hAnsi="Times New Roman" w:cs="Times New Roman"/>
        </w:rPr>
        <w:t>#Distribution of the classes</w:t>
      </w:r>
    </w:p>
    <w:p w14:paraId="3AEF4C7B" w14:textId="77777777" w:rsidR="00B66DE1" w:rsidRPr="002F63A9" w:rsidRDefault="00B66DE1" w:rsidP="001B7371">
      <w:pPr>
        <w:spacing w:after="0" w:line="240" w:lineRule="auto"/>
        <w:rPr>
          <w:rFonts w:ascii="Times New Roman" w:hAnsi="Times New Roman" w:cs="Times New Roman"/>
        </w:rPr>
      </w:pPr>
    </w:p>
    <w:p w14:paraId="0955E281" w14:textId="77777777" w:rsidR="0032774D" w:rsidRPr="002F63A9" w:rsidRDefault="0032774D" w:rsidP="0032774D">
      <w:pPr>
        <w:spacing w:after="0" w:line="240" w:lineRule="auto"/>
        <w:rPr>
          <w:rFonts w:ascii="Times New Roman" w:hAnsi="Times New Roman" w:cs="Times New Roman"/>
        </w:rPr>
      </w:pPr>
      <w:r w:rsidRPr="002F63A9">
        <w:rPr>
          <w:rFonts w:ascii="Times New Roman" w:hAnsi="Times New Roman" w:cs="Times New Roman"/>
        </w:rPr>
        <w:t>air_ozone = uk_data[uk_data['Ozone']==2][0:200]</w:t>
      </w:r>
    </w:p>
    <w:p w14:paraId="3EDF1DD8" w14:textId="77777777" w:rsidR="0032774D" w:rsidRPr="002F63A9" w:rsidRDefault="0032774D" w:rsidP="0032774D">
      <w:pPr>
        <w:spacing w:after="0" w:line="240" w:lineRule="auto"/>
        <w:rPr>
          <w:rFonts w:ascii="Times New Roman" w:hAnsi="Times New Roman" w:cs="Times New Roman"/>
        </w:rPr>
      </w:pPr>
      <w:r w:rsidRPr="002F63A9">
        <w:rPr>
          <w:rFonts w:ascii="Times New Roman" w:hAnsi="Times New Roman" w:cs="Times New Roman"/>
        </w:rPr>
        <w:t>nitrogen_level = uk_data[uk_data['Sulphur dioxide']==4][0:200]</w:t>
      </w:r>
    </w:p>
    <w:p w14:paraId="1088BD0A" w14:textId="77777777" w:rsidR="0032774D" w:rsidRPr="002F63A9" w:rsidRDefault="0032774D" w:rsidP="0032774D">
      <w:pPr>
        <w:spacing w:after="0" w:line="240" w:lineRule="auto"/>
        <w:rPr>
          <w:rFonts w:ascii="Times New Roman" w:hAnsi="Times New Roman" w:cs="Times New Roman"/>
        </w:rPr>
      </w:pPr>
    </w:p>
    <w:p w14:paraId="68C8ECBE" w14:textId="77777777" w:rsidR="0032774D" w:rsidRPr="002F63A9" w:rsidRDefault="0032774D" w:rsidP="0032774D">
      <w:pPr>
        <w:spacing w:after="0" w:line="240" w:lineRule="auto"/>
        <w:rPr>
          <w:rFonts w:ascii="Times New Roman" w:hAnsi="Times New Roman" w:cs="Times New Roman"/>
        </w:rPr>
      </w:pPr>
      <w:r w:rsidRPr="002F63A9">
        <w:rPr>
          <w:rFonts w:ascii="Times New Roman" w:hAnsi="Times New Roman" w:cs="Times New Roman"/>
        </w:rPr>
        <w:t>axes = air_ozone.plot(kind='scatter', x='Ozone', y='Sulphur dioxide', color='blue',label='Ozone Level')</w:t>
      </w:r>
    </w:p>
    <w:p w14:paraId="7F2F1321" w14:textId="77777777" w:rsidR="00B66DE1" w:rsidRPr="002F63A9" w:rsidRDefault="0032774D" w:rsidP="0032774D">
      <w:pPr>
        <w:spacing w:after="0" w:line="240" w:lineRule="auto"/>
        <w:rPr>
          <w:rFonts w:ascii="Times New Roman" w:hAnsi="Times New Roman" w:cs="Times New Roman"/>
        </w:rPr>
      </w:pPr>
      <w:r w:rsidRPr="002F63A9">
        <w:rPr>
          <w:rFonts w:ascii="Times New Roman" w:hAnsi="Times New Roman" w:cs="Times New Roman"/>
        </w:rPr>
        <w:t>axes = air_ozone.plot(kind='scatter', x='Sulphur dioxide', y='Nitrogen oxides as nitrogen dioxide', color='red',label='Ozone Level',ax=axes)</w:t>
      </w:r>
    </w:p>
    <w:p w14:paraId="4BFDDE96" w14:textId="77777777" w:rsidR="0032774D" w:rsidRPr="002F63A9" w:rsidRDefault="0032774D" w:rsidP="0032774D">
      <w:pPr>
        <w:spacing w:after="0" w:line="240" w:lineRule="auto"/>
        <w:rPr>
          <w:rFonts w:ascii="Times New Roman" w:hAnsi="Times New Roman" w:cs="Times New Roman"/>
        </w:rPr>
      </w:pPr>
    </w:p>
    <w:p w14:paraId="6550F53C" w14:textId="77777777" w:rsidR="0032774D" w:rsidRPr="002F63A9" w:rsidRDefault="003C385A" w:rsidP="0032774D">
      <w:pPr>
        <w:spacing w:after="0" w:line="240" w:lineRule="auto"/>
        <w:rPr>
          <w:rFonts w:ascii="Times New Roman" w:hAnsi="Times New Roman" w:cs="Times New Roman"/>
        </w:rPr>
      </w:pPr>
      <w:r w:rsidRPr="002F63A9">
        <w:rPr>
          <w:rFonts w:ascii="Times New Roman" w:hAnsi="Times New Roman" w:cs="Times New Roman"/>
        </w:rPr>
        <w:t>#identifying unwanted rows</w:t>
      </w:r>
    </w:p>
    <w:p w14:paraId="6DDCE958" w14:textId="77777777" w:rsidR="003C385A" w:rsidRPr="002F63A9" w:rsidRDefault="003A0CC3" w:rsidP="0032774D">
      <w:pPr>
        <w:spacing w:after="0" w:line="240" w:lineRule="auto"/>
        <w:rPr>
          <w:rFonts w:ascii="Times New Roman" w:hAnsi="Times New Roman" w:cs="Times New Roman"/>
        </w:rPr>
      </w:pPr>
      <w:r w:rsidRPr="002F63A9">
        <w:rPr>
          <w:rFonts w:ascii="Times New Roman" w:hAnsi="Times New Roman" w:cs="Times New Roman"/>
        </w:rPr>
        <w:t>uk_data.dtypes</w:t>
      </w:r>
    </w:p>
    <w:p w14:paraId="4EF0BA0C" w14:textId="77777777" w:rsidR="003A0CC3" w:rsidRPr="002F63A9" w:rsidRDefault="00AA0925" w:rsidP="0032774D">
      <w:pPr>
        <w:spacing w:after="0" w:line="240" w:lineRule="auto"/>
        <w:rPr>
          <w:rFonts w:ascii="Times New Roman" w:hAnsi="Times New Roman" w:cs="Times New Roman"/>
        </w:rPr>
      </w:pPr>
      <w:r w:rsidRPr="002F63A9">
        <w:rPr>
          <w:rFonts w:ascii="Times New Roman" w:hAnsi="Times New Roman" w:cs="Times New Roman"/>
        </w:rPr>
        <w:t>#Remove unwanted columns</w:t>
      </w:r>
    </w:p>
    <w:p w14:paraId="041E398D" w14:textId="77777777" w:rsidR="00AA0925" w:rsidRPr="002F63A9" w:rsidRDefault="001B5653" w:rsidP="0032774D">
      <w:pPr>
        <w:spacing w:after="0" w:line="240" w:lineRule="auto"/>
        <w:rPr>
          <w:rFonts w:ascii="Times New Roman" w:hAnsi="Times New Roman" w:cs="Times New Roman"/>
        </w:rPr>
      </w:pPr>
      <w:r w:rsidRPr="002F63A9">
        <w:rPr>
          <w:rFonts w:ascii="Times New Roman" w:hAnsi="Times New Roman" w:cs="Times New Roman"/>
        </w:rPr>
        <w:t>uk_data.columns</w:t>
      </w:r>
    </w:p>
    <w:p w14:paraId="16928BE0" w14:textId="77777777" w:rsidR="00AE0109" w:rsidRPr="002F63A9" w:rsidRDefault="00AE0109" w:rsidP="00AE0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en-US"/>
        </w:rPr>
      </w:pPr>
      <w:r w:rsidRPr="002F63A9">
        <w:rPr>
          <w:rFonts w:ascii="Times New Roman" w:eastAsia="Times New Roman" w:hAnsi="Times New Roman" w:cs="Times New Roman"/>
          <w:sz w:val="20"/>
          <w:szCs w:val="20"/>
          <w:lang w:val="en-US" w:eastAsia="en-US"/>
        </w:rPr>
        <w:t>Index(['Ozone', 'Nitric oxide', 'Nitrogen dioxide',</w:t>
      </w:r>
    </w:p>
    <w:p w14:paraId="0F0CC5F4" w14:textId="77777777" w:rsidR="00AE0109" w:rsidRPr="002F63A9" w:rsidRDefault="00AE0109" w:rsidP="00AE0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en-US"/>
        </w:rPr>
      </w:pPr>
      <w:r w:rsidRPr="002F63A9">
        <w:rPr>
          <w:rFonts w:ascii="Times New Roman" w:eastAsia="Times New Roman" w:hAnsi="Times New Roman" w:cs="Times New Roman"/>
          <w:sz w:val="20"/>
          <w:szCs w:val="20"/>
          <w:lang w:val="en-US" w:eastAsia="en-US"/>
        </w:rPr>
        <w:t xml:space="preserve">       'Nitrogen oxides as nitrogen dioxide', 'Sulphur dioxide'],</w:t>
      </w:r>
    </w:p>
    <w:p w14:paraId="7812D03E" w14:textId="77777777" w:rsidR="00AE0109" w:rsidRPr="002F63A9" w:rsidRDefault="00AE0109" w:rsidP="00AE0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en-US"/>
        </w:rPr>
      </w:pPr>
      <w:r w:rsidRPr="002F63A9">
        <w:rPr>
          <w:rFonts w:ascii="Times New Roman" w:eastAsia="Times New Roman" w:hAnsi="Times New Roman" w:cs="Times New Roman"/>
          <w:sz w:val="20"/>
          <w:szCs w:val="20"/>
          <w:lang w:val="en-US" w:eastAsia="en-US"/>
        </w:rPr>
        <w:lastRenderedPageBreak/>
        <w:t xml:space="preserve">      dtype='object')</w:t>
      </w:r>
    </w:p>
    <w:p w14:paraId="04CBD9FB" w14:textId="77777777" w:rsidR="001B5653" w:rsidRPr="002F63A9" w:rsidRDefault="001B5653" w:rsidP="0032774D">
      <w:pPr>
        <w:spacing w:after="0" w:line="240" w:lineRule="auto"/>
        <w:rPr>
          <w:rFonts w:ascii="Times New Roman" w:hAnsi="Times New Roman" w:cs="Times New Roman"/>
        </w:rPr>
      </w:pPr>
    </w:p>
    <w:p w14:paraId="1B76249D" w14:textId="77777777" w:rsidR="006A1322" w:rsidRPr="002F63A9" w:rsidRDefault="006A1322" w:rsidP="006A1322">
      <w:pPr>
        <w:spacing w:after="0" w:line="240" w:lineRule="auto"/>
        <w:rPr>
          <w:rFonts w:ascii="Times New Roman" w:hAnsi="Times New Roman" w:cs="Times New Roman"/>
        </w:rPr>
      </w:pPr>
      <w:r w:rsidRPr="002F63A9">
        <w:rPr>
          <w:rFonts w:ascii="Times New Roman" w:hAnsi="Times New Roman" w:cs="Times New Roman"/>
        </w:rPr>
        <w:t>feature_uk = uk_data[[ 'Ozone', 'Nitric oxide', 'Nitrogen dioxide',</w:t>
      </w:r>
    </w:p>
    <w:p w14:paraId="1E6757E1" w14:textId="77777777" w:rsidR="006A1322" w:rsidRPr="002F63A9" w:rsidRDefault="006A1322" w:rsidP="006A1322">
      <w:pPr>
        <w:spacing w:after="0" w:line="240" w:lineRule="auto"/>
        <w:rPr>
          <w:rFonts w:ascii="Times New Roman" w:hAnsi="Times New Roman" w:cs="Times New Roman"/>
        </w:rPr>
      </w:pPr>
      <w:r w:rsidRPr="002F63A9">
        <w:rPr>
          <w:rFonts w:ascii="Times New Roman" w:hAnsi="Times New Roman" w:cs="Times New Roman"/>
        </w:rPr>
        <w:t xml:space="preserve">       'Nitrogen oxides as nitrogen dioxide', 'Sulphur dioxide']]</w:t>
      </w:r>
    </w:p>
    <w:p w14:paraId="7DA31918" w14:textId="77777777" w:rsidR="006A1322" w:rsidRPr="002F63A9" w:rsidRDefault="006A1322" w:rsidP="006A1322">
      <w:pPr>
        <w:spacing w:after="0" w:line="240" w:lineRule="auto"/>
        <w:rPr>
          <w:rFonts w:ascii="Times New Roman" w:hAnsi="Times New Roman" w:cs="Times New Roman"/>
        </w:rPr>
      </w:pPr>
    </w:p>
    <w:p w14:paraId="75069D0F" w14:textId="77777777" w:rsidR="006A1322" w:rsidRPr="002F63A9" w:rsidRDefault="006A1322" w:rsidP="006A1322">
      <w:pPr>
        <w:spacing w:after="0" w:line="240" w:lineRule="auto"/>
        <w:rPr>
          <w:rFonts w:ascii="Times New Roman" w:hAnsi="Times New Roman" w:cs="Times New Roman"/>
        </w:rPr>
      </w:pPr>
      <w:r w:rsidRPr="002F63A9">
        <w:rPr>
          <w:rFonts w:ascii="Times New Roman" w:hAnsi="Times New Roman" w:cs="Times New Roman"/>
        </w:rPr>
        <w:t>X=np.asarray(feature_uk)</w:t>
      </w:r>
    </w:p>
    <w:p w14:paraId="19C445A8" w14:textId="77777777" w:rsidR="006A1322" w:rsidRPr="002F63A9" w:rsidRDefault="006A1322" w:rsidP="006A1322">
      <w:pPr>
        <w:spacing w:after="0" w:line="240" w:lineRule="auto"/>
        <w:rPr>
          <w:rFonts w:ascii="Times New Roman" w:hAnsi="Times New Roman" w:cs="Times New Roman"/>
        </w:rPr>
      </w:pPr>
      <w:r w:rsidRPr="002F63A9">
        <w:rPr>
          <w:rFonts w:ascii="Times New Roman" w:hAnsi="Times New Roman" w:cs="Times New Roman"/>
        </w:rPr>
        <w:t>y=np.asarray(uk_data['Nitrogen dioxide'])</w:t>
      </w:r>
    </w:p>
    <w:p w14:paraId="19B10597" w14:textId="77777777" w:rsidR="006A1322" w:rsidRPr="002F63A9" w:rsidRDefault="006A1322" w:rsidP="006A1322">
      <w:pPr>
        <w:spacing w:after="0" w:line="240" w:lineRule="auto"/>
        <w:rPr>
          <w:rFonts w:ascii="Times New Roman" w:hAnsi="Times New Roman" w:cs="Times New Roman"/>
        </w:rPr>
      </w:pPr>
    </w:p>
    <w:p w14:paraId="3730373D" w14:textId="77777777" w:rsidR="006A1322" w:rsidRPr="002F63A9" w:rsidRDefault="006A1322" w:rsidP="006A1322">
      <w:pPr>
        <w:spacing w:after="0" w:line="240" w:lineRule="auto"/>
        <w:rPr>
          <w:rFonts w:ascii="Times New Roman" w:hAnsi="Times New Roman" w:cs="Times New Roman"/>
        </w:rPr>
      </w:pPr>
      <w:r w:rsidRPr="002F63A9">
        <w:rPr>
          <w:rFonts w:ascii="Times New Roman" w:hAnsi="Times New Roman" w:cs="Times New Roman"/>
        </w:rPr>
        <w:t>X[0:5]</w:t>
      </w:r>
    </w:p>
    <w:p w14:paraId="4FC400A4" w14:textId="77777777" w:rsidR="00AE0109" w:rsidRPr="002F63A9" w:rsidRDefault="006A1322" w:rsidP="006A1322">
      <w:pPr>
        <w:spacing w:after="0" w:line="240" w:lineRule="auto"/>
        <w:rPr>
          <w:rFonts w:ascii="Times New Roman" w:hAnsi="Times New Roman" w:cs="Times New Roman"/>
        </w:rPr>
      </w:pPr>
      <w:r w:rsidRPr="002F63A9">
        <w:rPr>
          <w:rFonts w:ascii="Times New Roman" w:hAnsi="Times New Roman" w:cs="Times New Roman"/>
        </w:rPr>
        <w:t xml:space="preserve">             </w:t>
      </w:r>
      <w:r w:rsidR="00E003E0" w:rsidRPr="002F63A9">
        <w:rPr>
          <w:rFonts w:ascii="Times New Roman" w:hAnsi="Times New Roman" w:cs="Times New Roman"/>
        </w:rPr>
        <w:t>#Divide the data for train and test part</w:t>
      </w:r>
    </w:p>
    <w:p w14:paraId="2D59797B" w14:textId="77777777" w:rsidR="00E003E0" w:rsidRPr="002F63A9" w:rsidRDefault="00E003E0" w:rsidP="006A1322">
      <w:pPr>
        <w:spacing w:after="0" w:line="240" w:lineRule="auto"/>
        <w:rPr>
          <w:rFonts w:ascii="Times New Roman" w:hAnsi="Times New Roman" w:cs="Times New Roman"/>
        </w:rPr>
      </w:pPr>
    </w:p>
    <w:p w14:paraId="5C963EB8" w14:textId="77777777" w:rsidR="00540ADF" w:rsidRPr="002F63A9" w:rsidRDefault="00540ADF" w:rsidP="00540ADF">
      <w:pPr>
        <w:spacing w:after="0" w:line="240" w:lineRule="auto"/>
        <w:rPr>
          <w:rFonts w:ascii="Times New Roman" w:hAnsi="Times New Roman" w:cs="Times New Roman"/>
        </w:rPr>
      </w:pPr>
      <w:r w:rsidRPr="002F63A9">
        <w:rPr>
          <w:rFonts w:ascii="Times New Roman" w:hAnsi="Times New Roman" w:cs="Times New Roman"/>
        </w:rPr>
        <w:t>from sklearn.model_selection import train_test_split</w:t>
      </w:r>
    </w:p>
    <w:p w14:paraId="0AF10D49" w14:textId="77777777" w:rsidR="00540ADF" w:rsidRPr="002F63A9" w:rsidRDefault="00540ADF" w:rsidP="00540ADF">
      <w:pPr>
        <w:spacing w:after="0" w:line="240" w:lineRule="auto"/>
        <w:rPr>
          <w:rFonts w:ascii="Times New Roman" w:hAnsi="Times New Roman" w:cs="Times New Roman"/>
        </w:rPr>
      </w:pPr>
      <w:r w:rsidRPr="002F63A9">
        <w:rPr>
          <w:rFonts w:ascii="Times New Roman" w:hAnsi="Times New Roman" w:cs="Times New Roman"/>
        </w:rPr>
        <w:t>X_train, X_test, y_train, y_test= train_test_split(X,y, test_size=0.2, random_state=4)</w:t>
      </w:r>
    </w:p>
    <w:p w14:paraId="5C976755" w14:textId="77777777" w:rsidR="00540ADF" w:rsidRPr="002F63A9" w:rsidRDefault="00540ADF" w:rsidP="00540ADF">
      <w:pPr>
        <w:spacing w:after="0" w:line="240" w:lineRule="auto"/>
        <w:rPr>
          <w:rFonts w:ascii="Times New Roman" w:hAnsi="Times New Roman" w:cs="Times New Roman"/>
        </w:rPr>
      </w:pPr>
      <w:r w:rsidRPr="002F63A9">
        <w:rPr>
          <w:rFonts w:ascii="Times New Roman" w:hAnsi="Times New Roman" w:cs="Times New Roman"/>
        </w:rPr>
        <w:t>X_train.shape</w:t>
      </w:r>
    </w:p>
    <w:p w14:paraId="37642276" w14:textId="77777777" w:rsidR="00540ADF" w:rsidRPr="002F63A9" w:rsidRDefault="00540ADF" w:rsidP="00540ADF">
      <w:pPr>
        <w:spacing w:after="0" w:line="240" w:lineRule="auto"/>
        <w:rPr>
          <w:rFonts w:ascii="Times New Roman" w:hAnsi="Times New Roman" w:cs="Times New Roman"/>
        </w:rPr>
      </w:pPr>
      <w:r w:rsidRPr="002F63A9">
        <w:rPr>
          <w:rFonts w:ascii="Times New Roman" w:hAnsi="Times New Roman" w:cs="Times New Roman"/>
        </w:rPr>
        <w:t>y_train.shape</w:t>
      </w:r>
    </w:p>
    <w:p w14:paraId="178AE901" w14:textId="77777777" w:rsidR="00540ADF" w:rsidRPr="002F63A9" w:rsidRDefault="00540ADF" w:rsidP="00540ADF">
      <w:pPr>
        <w:spacing w:after="0" w:line="240" w:lineRule="auto"/>
        <w:rPr>
          <w:rFonts w:ascii="Times New Roman" w:hAnsi="Times New Roman" w:cs="Times New Roman"/>
        </w:rPr>
      </w:pPr>
    </w:p>
    <w:p w14:paraId="47198090" w14:textId="77777777" w:rsidR="00540ADF" w:rsidRPr="002F63A9" w:rsidRDefault="00540ADF" w:rsidP="00540ADF">
      <w:pPr>
        <w:spacing w:after="0" w:line="240" w:lineRule="auto"/>
        <w:rPr>
          <w:rFonts w:ascii="Times New Roman" w:hAnsi="Times New Roman" w:cs="Times New Roman"/>
        </w:rPr>
      </w:pPr>
      <w:r w:rsidRPr="002F63A9">
        <w:rPr>
          <w:rFonts w:ascii="Times New Roman" w:hAnsi="Times New Roman" w:cs="Times New Roman"/>
        </w:rPr>
        <w:t>X_test.shape</w:t>
      </w:r>
    </w:p>
    <w:p w14:paraId="3865ECCE" w14:textId="77777777" w:rsidR="00E003E0" w:rsidRPr="002F63A9" w:rsidRDefault="00540ADF" w:rsidP="00540ADF">
      <w:pPr>
        <w:spacing w:after="0" w:line="240" w:lineRule="auto"/>
        <w:rPr>
          <w:rFonts w:ascii="Times New Roman" w:hAnsi="Times New Roman" w:cs="Times New Roman"/>
        </w:rPr>
      </w:pPr>
      <w:r w:rsidRPr="002F63A9">
        <w:rPr>
          <w:rFonts w:ascii="Times New Roman" w:hAnsi="Times New Roman" w:cs="Times New Roman"/>
        </w:rPr>
        <w:t>y_test.shape</w:t>
      </w:r>
    </w:p>
    <w:p w14:paraId="393A622B" w14:textId="77777777" w:rsidR="00540ADF" w:rsidRPr="002F63A9" w:rsidRDefault="00540ADF" w:rsidP="00540ADF">
      <w:pPr>
        <w:spacing w:after="0" w:line="240" w:lineRule="auto"/>
        <w:rPr>
          <w:rFonts w:ascii="Times New Roman" w:hAnsi="Times New Roman" w:cs="Times New Roman"/>
        </w:rPr>
      </w:pPr>
    </w:p>
    <w:p w14:paraId="0FD4E277" w14:textId="77777777" w:rsidR="00540ADF" w:rsidRPr="002F63A9" w:rsidRDefault="00C82A51" w:rsidP="00540ADF">
      <w:pPr>
        <w:spacing w:after="0" w:line="240" w:lineRule="auto"/>
        <w:rPr>
          <w:rFonts w:ascii="Times New Roman" w:hAnsi="Times New Roman" w:cs="Times New Roman"/>
        </w:rPr>
      </w:pPr>
      <w:r w:rsidRPr="002F63A9">
        <w:rPr>
          <w:rFonts w:ascii="Times New Roman" w:hAnsi="Times New Roman" w:cs="Times New Roman"/>
        </w:rPr>
        <w:t>#</w:t>
      </w:r>
      <w:r w:rsidR="00686AFA" w:rsidRPr="002F63A9">
        <w:rPr>
          <w:rFonts w:ascii="Times New Roman" w:hAnsi="Times New Roman" w:cs="Times New Roman"/>
        </w:rPr>
        <w:t>MODELING SVM MACHINE LEARNING</w:t>
      </w:r>
    </w:p>
    <w:p w14:paraId="7500B6B6" w14:textId="77777777" w:rsidR="00686AFA" w:rsidRPr="002F63A9" w:rsidRDefault="00686AFA" w:rsidP="00540ADF">
      <w:pPr>
        <w:spacing w:after="0" w:line="240" w:lineRule="auto"/>
        <w:rPr>
          <w:rFonts w:ascii="Times New Roman" w:hAnsi="Times New Roman" w:cs="Times New Roman"/>
        </w:rPr>
      </w:pPr>
    </w:p>
    <w:p w14:paraId="376E48E6" w14:textId="77777777" w:rsidR="004F60BB" w:rsidRPr="002F63A9" w:rsidRDefault="004F60BB" w:rsidP="004F60BB">
      <w:pPr>
        <w:spacing w:after="0" w:line="240" w:lineRule="auto"/>
        <w:rPr>
          <w:rFonts w:ascii="Times New Roman" w:hAnsi="Times New Roman" w:cs="Times New Roman"/>
        </w:rPr>
      </w:pPr>
      <w:r w:rsidRPr="002F63A9">
        <w:rPr>
          <w:rFonts w:ascii="Times New Roman" w:hAnsi="Times New Roman" w:cs="Times New Roman"/>
        </w:rPr>
        <w:t>from sklearn import svm</w:t>
      </w:r>
    </w:p>
    <w:p w14:paraId="1CEF5EDF" w14:textId="77777777" w:rsidR="004F60BB" w:rsidRPr="002F63A9" w:rsidRDefault="004F60BB" w:rsidP="004F60BB">
      <w:pPr>
        <w:spacing w:after="0" w:line="240" w:lineRule="auto"/>
        <w:rPr>
          <w:rFonts w:ascii="Times New Roman" w:hAnsi="Times New Roman" w:cs="Times New Roman"/>
        </w:rPr>
      </w:pPr>
    </w:p>
    <w:p w14:paraId="26175726" w14:textId="77777777" w:rsidR="004F60BB" w:rsidRPr="002F63A9" w:rsidRDefault="004F60BB" w:rsidP="004F60BB">
      <w:pPr>
        <w:spacing w:after="0" w:line="240" w:lineRule="auto"/>
        <w:rPr>
          <w:rFonts w:ascii="Times New Roman" w:hAnsi="Times New Roman" w:cs="Times New Roman"/>
        </w:rPr>
      </w:pPr>
      <w:r w:rsidRPr="002F63A9">
        <w:rPr>
          <w:rFonts w:ascii="Times New Roman" w:hAnsi="Times New Roman" w:cs="Times New Roman"/>
        </w:rPr>
        <w:t xml:space="preserve"> </w:t>
      </w:r>
    </w:p>
    <w:p w14:paraId="687700E1" w14:textId="77777777" w:rsidR="004F60BB" w:rsidRPr="002F63A9" w:rsidRDefault="004F60BB" w:rsidP="004F60BB">
      <w:pPr>
        <w:spacing w:after="0" w:line="240" w:lineRule="auto"/>
        <w:rPr>
          <w:rFonts w:ascii="Times New Roman" w:hAnsi="Times New Roman" w:cs="Times New Roman"/>
        </w:rPr>
      </w:pPr>
      <w:r w:rsidRPr="002F63A9">
        <w:rPr>
          <w:rFonts w:ascii="Times New Roman" w:hAnsi="Times New Roman" w:cs="Times New Roman"/>
        </w:rPr>
        <w:t>classifier = svm.SVC(kernel='linear', gamma='auto', C=2)</w:t>
      </w:r>
    </w:p>
    <w:p w14:paraId="38699ACB" w14:textId="77777777" w:rsidR="004F60BB" w:rsidRPr="002F63A9" w:rsidRDefault="004F60BB" w:rsidP="004F60BB">
      <w:pPr>
        <w:spacing w:after="0" w:line="240" w:lineRule="auto"/>
        <w:rPr>
          <w:rFonts w:ascii="Times New Roman" w:hAnsi="Times New Roman" w:cs="Times New Roman"/>
        </w:rPr>
      </w:pPr>
      <w:r w:rsidRPr="002F63A9">
        <w:rPr>
          <w:rFonts w:ascii="Times New Roman" w:hAnsi="Times New Roman" w:cs="Times New Roman"/>
        </w:rPr>
        <w:t>classifier.fit(X_train, y_train)</w:t>
      </w:r>
    </w:p>
    <w:p w14:paraId="46643C88" w14:textId="77777777" w:rsidR="004F60BB" w:rsidRPr="002F63A9" w:rsidRDefault="004F60BB" w:rsidP="004F60BB">
      <w:pPr>
        <w:spacing w:after="0" w:line="240" w:lineRule="auto"/>
        <w:rPr>
          <w:rFonts w:ascii="Times New Roman" w:hAnsi="Times New Roman" w:cs="Times New Roman"/>
        </w:rPr>
      </w:pPr>
      <w:r w:rsidRPr="002F63A9">
        <w:rPr>
          <w:rFonts w:ascii="Times New Roman" w:hAnsi="Times New Roman" w:cs="Times New Roman"/>
        </w:rPr>
        <w:t>classifier.predict(X_test)</w:t>
      </w:r>
    </w:p>
    <w:p w14:paraId="0E72FEA2" w14:textId="77777777" w:rsidR="00686AFA" w:rsidRPr="002F63A9" w:rsidRDefault="004F60BB" w:rsidP="004F60BB">
      <w:pPr>
        <w:spacing w:after="0" w:line="240" w:lineRule="auto"/>
        <w:rPr>
          <w:rFonts w:ascii="Times New Roman" w:hAnsi="Times New Roman" w:cs="Times New Roman"/>
        </w:rPr>
      </w:pPr>
      <w:r w:rsidRPr="002F63A9">
        <w:rPr>
          <w:rFonts w:ascii="Times New Roman" w:hAnsi="Times New Roman" w:cs="Times New Roman"/>
        </w:rPr>
        <w:t>y_predict = classifier.predict(X_test)</w:t>
      </w:r>
    </w:p>
    <w:p w14:paraId="6C9F3C6E" w14:textId="77777777" w:rsidR="004F60BB" w:rsidRPr="002F63A9" w:rsidRDefault="004F60BB" w:rsidP="004F60BB">
      <w:pPr>
        <w:spacing w:after="0" w:line="240" w:lineRule="auto"/>
        <w:rPr>
          <w:rFonts w:ascii="Times New Roman" w:hAnsi="Times New Roman" w:cs="Times New Roman"/>
        </w:rPr>
      </w:pPr>
    </w:p>
    <w:p w14:paraId="33DE2EEA" w14:textId="77777777" w:rsidR="00A67D22" w:rsidRPr="002F63A9" w:rsidRDefault="00A67D22" w:rsidP="00A67D22">
      <w:pPr>
        <w:spacing w:after="0" w:line="240" w:lineRule="auto"/>
        <w:rPr>
          <w:rFonts w:ascii="Times New Roman" w:hAnsi="Times New Roman" w:cs="Times New Roman"/>
        </w:rPr>
      </w:pPr>
      <w:r w:rsidRPr="002F63A9">
        <w:rPr>
          <w:rFonts w:ascii="Times New Roman" w:hAnsi="Times New Roman" w:cs="Times New Roman"/>
        </w:rPr>
        <w:t>from sklearn.metrics import classification_report</w:t>
      </w:r>
    </w:p>
    <w:p w14:paraId="6DBA90A9" w14:textId="77777777" w:rsidR="00A67D22" w:rsidRPr="002F63A9" w:rsidRDefault="00A67D22" w:rsidP="00A67D22">
      <w:pPr>
        <w:spacing w:after="0" w:line="240" w:lineRule="auto"/>
        <w:rPr>
          <w:ins w:id="771" w:author="hp" w:date="2022-03-29T12:11:00Z"/>
          <w:rFonts w:ascii="Times New Roman" w:hAnsi="Times New Roman" w:cs="Times New Roman"/>
        </w:rPr>
      </w:pPr>
      <w:r w:rsidRPr="002F63A9">
        <w:rPr>
          <w:rFonts w:ascii="Times New Roman" w:hAnsi="Times New Roman" w:cs="Times New Roman"/>
        </w:rPr>
        <w:t>print(classification_report(y_test, y_predict))</w:t>
      </w:r>
    </w:p>
    <w:p w14:paraId="3922DF88" w14:textId="77777777" w:rsidR="00B603BF" w:rsidRPr="002F63A9" w:rsidRDefault="00B603BF" w:rsidP="00A67D22">
      <w:pPr>
        <w:spacing w:after="0" w:line="240" w:lineRule="auto"/>
        <w:rPr>
          <w:ins w:id="772" w:author="hp" w:date="2022-03-29T12:11:00Z"/>
          <w:rFonts w:ascii="Times New Roman" w:hAnsi="Times New Roman" w:cs="Times New Roman"/>
        </w:rPr>
      </w:pPr>
    </w:p>
    <w:p w14:paraId="09E649F0" w14:textId="77777777" w:rsidR="00B603BF" w:rsidRPr="002F63A9" w:rsidRDefault="00B603BF" w:rsidP="00A67D22">
      <w:pPr>
        <w:spacing w:after="0" w:line="240" w:lineRule="auto"/>
        <w:rPr>
          <w:ins w:id="773" w:author="hp" w:date="2022-03-29T12:11:00Z"/>
          <w:rFonts w:ascii="Times New Roman" w:hAnsi="Times New Roman" w:cs="Times New Roman"/>
        </w:rPr>
      </w:pPr>
    </w:p>
    <w:p w14:paraId="62AF3462" w14:textId="77777777" w:rsidR="00B603BF" w:rsidRPr="002F63A9" w:rsidRDefault="00B603BF" w:rsidP="00A67D22">
      <w:pPr>
        <w:spacing w:after="0" w:line="240" w:lineRule="auto"/>
        <w:rPr>
          <w:ins w:id="774" w:author="hp" w:date="2022-03-29T12:11:00Z"/>
          <w:rFonts w:ascii="Times New Roman" w:hAnsi="Times New Roman" w:cs="Times New Roman"/>
        </w:rPr>
      </w:pPr>
    </w:p>
    <w:p w14:paraId="76797647" w14:textId="77777777" w:rsidR="00B603BF" w:rsidRPr="002F63A9" w:rsidRDefault="00B603BF" w:rsidP="00A67D22">
      <w:pPr>
        <w:spacing w:after="0" w:line="240" w:lineRule="auto"/>
        <w:rPr>
          <w:ins w:id="775" w:author="hp" w:date="2022-03-29T12:11:00Z"/>
          <w:rFonts w:ascii="Times New Roman" w:hAnsi="Times New Roman" w:cs="Times New Roman"/>
        </w:rPr>
      </w:pPr>
    </w:p>
    <w:p w14:paraId="2CBB8A77" w14:textId="77777777" w:rsidR="00B603BF" w:rsidRPr="002F63A9" w:rsidRDefault="00B603BF" w:rsidP="00A67D22">
      <w:pPr>
        <w:spacing w:after="0" w:line="240" w:lineRule="auto"/>
        <w:rPr>
          <w:ins w:id="776" w:author="hp" w:date="2022-03-29T12:11:00Z"/>
          <w:rFonts w:ascii="Times New Roman" w:hAnsi="Times New Roman" w:cs="Times New Roman"/>
        </w:rPr>
      </w:pPr>
    </w:p>
    <w:p w14:paraId="31BBB6B2" w14:textId="77777777" w:rsidR="00B603BF" w:rsidRPr="002F63A9" w:rsidRDefault="00B603BF" w:rsidP="00A67D22">
      <w:pPr>
        <w:spacing w:after="0" w:line="240" w:lineRule="auto"/>
        <w:rPr>
          <w:ins w:id="777" w:author="hp" w:date="2022-03-29T12:11:00Z"/>
          <w:rFonts w:ascii="Times New Roman" w:hAnsi="Times New Roman" w:cs="Times New Roman"/>
        </w:rPr>
      </w:pPr>
    </w:p>
    <w:p w14:paraId="095C9EBD" w14:textId="77777777" w:rsidR="00B603BF" w:rsidRPr="002F63A9" w:rsidRDefault="00B603BF" w:rsidP="00A67D22">
      <w:pPr>
        <w:spacing w:after="0" w:line="240" w:lineRule="auto"/>
        <w:rPr>
          <w:ins w:id="778" w:author="hp" w:date="2022-03-29T12:11:00Z"/>
          <w:rFonts w:ascii="Times New Roman" w:hAnsi="Times New Roman" w:cs="Times New Roman"/>
        </w:rPr>
      </w:pPr>
    </w:p>
    <w:p w14:paraId="4142647E" w14:textId="77777777" w:rsidR="00B603BF" w:rsidRPr="002F63A9" w:rsidRDefault="00B603BF" w:rsidP="00A67D22">
      <w:pPr>
        <w:spacing w:after="0" w:line="240" w:lineRule="auto"/>
        <w:rPr>
          <w:ins w:id="779" w:author="hp" w:date="2022-03-29T12:11:00Z"/>
          <w:rFonts w:ascii="Times New Roman" w:hAnsi="Times New Roman" w:cs="Times New Roman"/>
        </w:rPr>
      </w:pPr>
    </w:p>
    <w:p w14:paraId="2B161994" w14:textId="77777777" w:rsidR="00B603BF" w:rsidRPr="002F63A9" w:rsidRDefault="00B603BF" w:rsidP="00A67D22">
      <w:pPr>
        <w:spacing w:after="0" w:line="240" w:lineRule="auto"/>
        <w:rPr>
          <w:ins w:id="780" w:author="hp" w:date="2022-03-29T12:11:00Z"/>
          <w:rFonts w:ascii="Times New Roman" w:hAnsi="Times New Roman" w:cs="Times New Roman"/>
        </w:rPr>
      </w:pPr>
    </w:p>
    <w:p w14:paraId="09E01A83" w14:textId="77777777" w:rsidR="00B603BF" w:rsidRPr="002F63A9" w:rsidRDefault="00B603BF" w:rsidP="00A67D22">
      <w:pPr>
        <w:spacing w:after="0" w:line="240" w:lineRule="auto"/>
        <w:rPr>
          <w:ins w:id="781" w:author="hp" w:date="2022-03-29T12:11:00Z"/>
          <w:rFonts w:ascii="Times New Roman" w:hAnsi="Times New Roman" w:cs="Times New Roman"/>
        </w:rPr>
      </w:pPr>
    </w:p>
    <w:p w14:paraId="7565BB99" w14:textId="77777777" w:rsidR="00B603BF" w:rsidRPr="002F63A9" w:rsidRDefault="00B603BF" w:rsidP="00A67D22">
      <w:pPr>
        <w:spacing w:after="0" w:line="240" w:lineRule="auto"/>
        <w:rPr>
          <w:ins w:id="782" w:author="hp" w:date="2022-03-29T12:11:00Z"/>
          <w:rFonts w:ascii="Times New Roman" w:hAnsi="Times New Roman" w:cs="Times New Roman"/>
        </w:rPr>
      </w:pPr>
    </w:p>
    <w:p w14:paraId="5ADADCA2" w14:textId="77777777" w:rsidR="00B603BF" w:rsidRPr="002F63A9" w:rsidRDefault="00B603BF" w:rsidP="00A67D22">
      <w:pPr>
        <w:spacing w:after="0" w:line="240" w:lineRule="auto"/>
        <w:rPr>
          <w:ins w:id="783" w:author="hp" w:date="2022-03-29T12:11:00Z"/>
          <w:rFonts w:ascii="Times New Roman" w:hAnsi="Times New Roman" w:cs="Times New Roman"/>
        </w:rPr>
      </w:pPr>
    </w:p>
    <w:p w14:paraId="194F1D07" w14:textId="77777777" w:rsidR="00B603BF" w:rsidRPr="002F63A9" w:rsidRDefault="00B603BF" w:rsidP="00A67D22">
      <w:pPr>
        <w:spacing w:after="0" w:line="240" w:lineRule="auto"/>
        <w:rPr>
          <w:ins w:id="784" w:author="hp" w:date="2022-03-29T12:11:00Z"/>
          <w:rFonts w:ascii="Times New Roman" w:hAnsi="Times New Roman" w:cs="Times New Roman"/>
        </w:rPr>
      </w:pPr>
    </w:p>
    <w:p w14:paraId="0B1957C8" w14:textId="77777777" w:rsidR="00B603BF" w:rsidRPr="002F63A9" w:rsidRDefault="00B603BF" w:rsidP="00A67D22">
      <w:pPr>
        <w:spacing w:after="0" w:line="240" w:lineRule="auto"/>
        <w:rPr>
          <w:ins w:id="785" w:author="hp" w:date="2022-03-29T12:11:00Z"/>
          <w:rFonts w:ascii="Times New Roman" w:hAnsi="Times New Roman" w:cs="Times New Roman"/>
        </w:rPr>
      </w:pPr>
    </w:p>
    <w:p w14:paraId="66495D02" w14:textId="77777777" w:rsidR="00B603BF" w:rsidRPr="002F63A9" w:rsidRDefault="00B603BF" w:rsidP="00A67D22">
      <w:pPr>
        <w:spacing w:after="0" w:line="240" w:lineRule="auto"/>
        <w:rPr>
          <w:ins w:id="786" w:author="hp" w:date="2022-03-29T12:11:00Z"/>
          <w:rFonts w:ascii="Times New Roman" w:hAnsi="Times New Roman" w:cs="Times New Roman"/>
        </w:rPr>
      </w:pPr>
    </w:p>
    <w:p w14:paraId="6F301829" w14:textId="541C11FB" w:rsidR="00B603BF" w:rsidRPr="002F63A9" w:rsidDel="00947D9A" w:rsidRDefault="00B603BF" w:rsidP="00A67D22">
      <w:pPr>
        <w:spacing w:after="0" w:line="240" w:lineRule="auto"/>
        <w:rPr>
          <w:del w:id="787" w:author="hp" w:date="2022-03-29T12:23:00Z"/>
          <w:rFonts w:ascii="Times New Roman" w:hAnsi="Times New Roman" w:cs="Times New Roman"/>
        </w:rPr>
      </w:pPr>
    </w:p>
    <w:p w14:paraId="294C9271" w14:textId="53EAA66B" w:rsidR="00A67D22" w:rsidRPr="002F63A9" w:rsidDel="00947D9A" w:rsidRDefault="00A67D22" w:rsidP="00A67D22">
      <w:pPr>
        <w:spacing w:after="0" w:line="240" w:lineRule="auto"/>
        <w:rPr>
          <w:del w:id="788" w:author="hp" w:date="2022-03-29T12:23:00Z"/>
          <w:rFonts w:ascii="Times New Roman" w:hAnsi="Times New Roman" w:cs="Times New Roman"/>
        </w:rPr>
      </w:pPr>
    </w:p>
    <w:p w14:paraId="18A8421D" w14:textId="69FDD4CD" w:rsidR="003637BC" w:rsidRPr="002F63A9" w:rsidRDefault="0043664F" w:rsidP="006E3AD9">
      <w:pPr>
        <w:pStyle w:val="Heading2"/>
        <w:rPr>
          <w:rFonts w:ascii="Times New Roman" w:hAnsi="Times New Roman" w:cs="Times New Roman"/>
          <w:rPrChange w:id="789" w:author="hp" w:date="2022-03-29T12:15:00Z">
            <w:rPr/>
          </w:rPrChange>
        </w:rPr>
      </w:pPr>
      <w:bookmarkStart w:id="790" w:name="_Toc99449013"/>
      <w:ins w:id="791" w:author="hp" w:date="2022-03-29T10:58:00Z">
        <w:r w:rsidRPr="002F63A9">
          <w:rPr>
            <w:rFonts w:ascii="Times New Roman" w:hAnsi="Times New Roman" w:cs="Times New Roman"/>
          </w:rPr>
          <w:t>MODELING SVM MACHINE LEARNING</w:t>
        </w:r>
        <w:r w:rsidRPr="002F63A9">
          <w:rPr>
            <w:rFonts w:ascii="Times New Roman" w:hAnsi="Times New Roman" w:cs="Times New Roman"/>
            <w:noProof/>
            <w:lang w:val="en-US"/>
            <w:rPrChange w:id="792" w:author="hp" w:date="2022-03-29T12:15:00Z">
              <w:rPr>
                <w:noProof/>
                <w:lang w:val="en-US"/>
              </w:rPr>
            </w:rPrChange>
          </w:rPr>
          <w:t xml:space="preserve"> </w:t>
        </w:r>
      </w:ins>
      <w:ins w:id="793" w:author="hp" w:date="2022-03-29T12:12:00Z">
        <w:r w:rsidR="007E67C3" w:rsidRPr="006660D2">
          <w:rPr>
            <w:rFonts w:ascii="Times New Roman" w:hAnsi="Times New Roman" w:cs="Times New Roman"/>
            <w:noProof/>
            <w:lang w:val="en-US"/>
          </w:rPr>
          <w:t xml:space="preserve">SVM </w:t>
        </w:r>
      </w:ins>
      <w:r w:rsidR="00785A54" w:rsidRPr="002F63A9">
        <w:rPr>
          <w:rFonts w:ascii="Times New Roman" w:hAnsi="Times New Roman" w:cs="Times New Roman"/>
          <w:noProof/>
          <w:lang w:val="en-US"/>
          <w:rPrChange w:id="794" w:author="hp" w:date="2022-03-29T12:15:00Z">
            <w:rPr>
              <w:noProof/>
              <w:lang w:val="en-US"/>
            </w:rPr>
          </w:rPrChange>
        </w:rPr>
        <w:t>Python Programing Presentation</w:t>
      </w:r>
      <w:bookmarkEnd w:id="790"/>
      <w:r w:rsidR="00785A54" w:rsidRPr="002F63A9">
        <w:rPr>
          <w:rFonts w:ascii="Times New Roman" w:hAnsi="Times New Roman" w:cs="Times New Roman"/>
          <w:noProof/>
          <w:lang w:val="en-US"/>
          <w:rPrChange w:id="795" w:author="hp" w:date="2022-03-29T12:15:00Z">
            <w:rPr>
              <w:noProof/>
              <w:lang w:val="en-US"/>
            </w:rPr>
          </w:rPrChange>
        </w:rPr>
        <w:t xml:space="preserve"> </w:t>
      </w:r>
    </w:p>
    <w:p w14:paraId="22284407" w14:textId="1810FDDB" w:rsidR="003637BC" w:rsidRPr="006660D2" w:rsidRDefault="003637BC" w:rsidP="00A67D22">
      <w:pPr>
        <w:spacing w:after="0" w:line="240" w:lineRule="auto"/>
        <w:rPr>
          <w:rFonts w:ascii="Times New Roman" w:hAnsi="Times New Roman" w:cs="Times New Roman"/>
        </w:rPr>
      </w:pPr>
    </w:p>
    <w:p w14:paraId="5EE7881C" w14:textId="735D73EF" w:rsidR="003637BC" w:rsidRPr="006660D2" w:rsidRDefault="003637BC" w:rsidP="00A67D22">
      <w:pPr>
        <w:spacing w:after="0" w:line="240" w:lineRule="auto"/>
        <w:rPr>
          <w:rFonts w:ascii="Times New Roman" w:hAnsi="Times New Roman" w:cs="Times New Roman"/>
        </w:rPr>
      </w:pPr>
    </w:p>
    <w:p w14:paraId="633588E4" w14:textId="7AE14F0B" w:rsidR="003637BC" w:rsidRPr="006660D2" w:rsidRDefault="003637BC" w:rsidP="00A67D22">
      <w:pPr>
        <w:spacing w:after="0" w:line="240" w:lineRule="auto"/>
        <w:rPr>
          <w:rFonts w:ascii="Times New Roman" w:hAnsi="Times New Roman" w:cs="Times New Roman"/>
        </w:rPr>
      </w:pPr>
      <w:r w:rsidRPr="006660D2">
        <w:rPr>
          <w:rFonts w:ascii="Times New Roman" w:hAnsi="Times New Roman" w:cs="Times New Roman"/>
          <w:noProof/>
          <w:lang w:val="en-US" w:eastAsia="en-US"/>
        </w:rPr>
        <w:drawing>
          <wp:inline distT="0" distB="0" distL="0" distR="0" wp14:anchorId="5036A296" wp14:editId="53F58D8D">
            <wp:extent cx="5618721" cy="3943350"/>
            <wp:effectExtent l="0" t="0" r="1270" b="0"/>
            <wp:docPr id="1"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0"/>
                    <a:stretch>
                      <a:fillRect/>
                    </a:stretch>
                  </pic:blipFill>
                  <pic:spPr>
                    <a:xfrm>
                      <a:off x="0" y="0"/>
                      <a:ext cx="5626567" cy="3948857"/>
                    </a:xfrm>
                    <a:prstGeom prst="rect">
                      <a:avLst/>
                    </a:prstGeom>
                  </pic:spPr>
                </pic:pic>
              </a:graphicData>
            </a:graphic>
          </wp:inline>
        </w:drawing>
      </w:r>
    </w:p>
    <w:p w14:paraId="30A24F3C" w14:textId="20F4E967" w:rsidR="003637BC" w:rsidRPr="005263AB" w:rsidRDefault="003637BC" w:rsidP="00A67D22">
      <w:pPr>
        <w:spacing w:after="0" w:line="240" w:lineRule="auto"/>
        <w:rPr>
          <w:rFonts w:ascii="Times New Roman" w:hAnsi="Times New Roman" w:cs="Times New Roman"/>
        </w:rPr>
      </w:pPr>
    </w:p>
    <w:p w14:paraId="6EAADF7E" w14:textId="645FF282" w:rsidR="003637BC" w:rsidRPr="002F63A9" w:rsidRDefault="003637BC" w:rsidP="006E3AD9">
      <w:pPr>
        <w:pStyle w:val="Heading2"/>
        <w:rPr>
          <w:rFonts w:ascii="Times New Roman" w:hAnsi="Times New Roman" w:cs="Times New Roman"/>
          <w:rPrChange w:id="796" w:author="hp" w:date="2022-03-29T12:15:00Z">
            <w:rPr/>
          </w:rPrChange>
        </w:rPr>
      </w:pPr>
      <w:bookmarkStart w:id="797" w:name="_Toc99449014"/>
      <w:r w:rsidRPr="002F63A9">
        <w:rPr>
          <w:rFonts w:ascii="Times New Roman" w:hAnsi="Times New Roman" w:cs="Times New Roman"/>
          <w:rPrChange w:id="798" w:author="hp" w:date="2022-03-29T12:15:00Z">
            <w:rPr/>
          </w:rPrChange>
        </w:rPr>
        <w:lastRenderedPageBreak/>
        <w:t>Removing unwanted columns</w:t>
      </w:r>
      <w:bookmarkEnd w:id="797"/>
    </w:p>
    <w:p w14:paraId="5DA30151" w14:textId="162EFBB6" w:rsidR="003637BC" w:rsidRPr="006660D2" w:rsidRDefault="003637BC" w:rsidP="00A67D22">
      <w:pPr>
        <w:spacing w:after="0" w:line="240" w:lineRule="auto"/>
        <w:rPr>
          <w:rFonts w:ascii="Times New Roman" w:hAnsi="Times New Roman" w:cs="Times New Roman"/>
          <w:b/>
          <w:bCs/>
        </w:rPr>
      </w:pPr>
      <w:r w:rsidRPr="006660D2">
        <w:rPr>
          <w:rFonts w:ascii="Times New Roman" w:hAnsi="Times New Roman" w:cs="Times New Roman"/>
          <w:b/>
          <w:bCs/>
          <w:noProof/>
          <w:lang w:val="en-US" w:eastAsia="en-US"/>
        </w:rPr>
        <w:drawing>
          <wp:inline distT="0" distB="0" distL="0" distR="0" wp14:anchorId="7343214D" wp14:editId="4F2917D1">
            <wp:extent cx="5943600" cy="3400425"/>
            <wp:effectExtent l="0" t="0" r="0" b="9525"/>
            <wp:docPr id="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1"/>
                    <a:stretch>
                      <a:fillRect/>
                    </a:stretch>
                  </pic:blipFill>
                  <pic:spPr>
                    <a:xfrm>
                      <a:off x="0" y="0"/>
                      <a:ext cx="5943600" cy="3400425"/>
                    </a:xfrm>
                    <a:prstGeom prst="rect">
                      <a:avLst/>
                    </a:prstGeom>
                  </pic:spPr>
                </pic:pic>
              </a:graphicData>
            </a:graphic>
          </wp:inline>
        </w:drawing>
      </w:r>
    </w:p>
    <w:p w14:paraId="237B3389" w14:textId="21D25211" w:rsidR="003637BC" w:rsidRPr="005263AB" w:rsidRDefault="003637BC" w:rsidP="00A67D22">
      <w:pPr>
        <w:spacing w:after="0" w:line="240" w:lineRule="auto"/>
        <w:rPr>
          <w:rFonts w:ascii="Times New Roman" w:hAnsi="Times New Roman" w:cs="Times New Roman"/>
          <w:b/>
          <w:bCs/>
        </w:rPr>
      </w:pPr>
    </w:p>
    <w:p w14:paraId="1CA315A4" w14:textId="7F9C548A" w:rsidR="003637BC" w:rsidRPr="002F63A9" w:rsidRDefault="003637BC" w:rsidP="006E3AD9">
      <w:pPr>
        <w:pStyle w:val="Heading3"/>
        <w:rPr>
          <w:rFonts w:ascii="Times New Roman" w:hAnsi="Times New Roman" w:cs="Times New Roman"/>
          <w:rPrChange w:id="799" w:author="hp" w:date="2022-03-29T12:15:00Z">
            <w:rPr/>
          </w:rPrChange>
        </w:rPr>
      </w:pPr>
      <w:bookmarkStart w:id="800" w:name="_Toc99449015"/>
      <w:r w:rsidRPr="002F63A9">
        <w:rPr>
          <w:rFonts w:ascii="Times New Roman" w:hAnsi="Times New Roman" w:cs="Times New Roman"/>
          <w:rPrChange w:id="801" w:author="hp" w:date="2022-03-29T12:15:00Z">
            <w:rPr/>
          </w:rPrChange>
        </w:rPr>
        <w:t>Training &amp; Testing ML (SVM)</w:t>
      </w:r>
      <w:bookmarkEnd w:id="800"/>
    </w:p>
    <w:p w14:paraId="4B19020C" w14:textId="77777777" w:rsidR="003637BC" w:rsidRPr="006660D2" w:rsidRDefault="003637BC" w:rsidP="00A67D22">
      <w:pPr>
        <w:spacing w:after="0" w:line="240" w:lineRule="auto"/>
        <w:rPr>
          <w:rFonts w:ascii="Times New Roman" w:hAnsi="Times New Roman" w:cs="Times New Roman"/>
        </w:rPr>
      </w:pPr>
    </w:p>
    <w:p w14:paraId="3EF8FBC8" w14:textId="2DCC6D66" w:rsidR="001B7371" w:rsidRPr="006660D2" w:rsidRDefault="003637BC" w:rsidP="001B7371">
      <w:pPr>
        <w:spacing w:beforeAutospacing="1" w:afterAutospacing="1"/>
        <w:jc w:val="both"/>
        <w:rPr>
          <w:rStyle w:val="Heading2Char"/>
          <w:rFonts w:ascii="Times New Roman" w:eastAsia="Times New Roman" w:hAnsi="Times New Roman" w:cs="Times New Roman"/>
          <w:color w:val="auto"/>
          <w:sz w:val="22"/>
          <w:szCs w:val="22"/>
        </w:rPr>
      </w:pPr>
      <w:r w:rsidRPr="006660D2">
        <w:rPr>
          <w:rFonts w:ascii="Times New Roman" w:eastAsia="Times New Roman" w:hAnsi="Times New Roman" w:cs="Times New Roman"/>
          <w:b/>
          <w:bCs/>
          <w:noProof/>
          <w:sz w:val="22"/>
          <w:szCs w:val="22"/>
          <w:lang w:val="en-US" w:eastAsia="en-US"/>
        </w:rPr>
        <w:drawing>
          <wp:inline distT="0" distB="0" distL="0" distR="0" wp14:anchorId="7E109380" wp14:editId="64A3F09C">
            <wp:extent cx="5943600" cy="2352675"/>
            <wp:effectExtent l="0" t="0" r="0" b="9525"/>
            <wp:docPr id="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2"/>
                    <a:stretch>
                      <a:fillRect/>
                    </a:stretch>
                  </pic:blipFill>
                  <pic:spPr>
                    <a:xfrm>
                      <a:off x="0" y="0"/>
                      <a:ext cx="5943600" cy="2352675"/>
                    </a:xfrm>
                    <a:prstGeom prst="rect">
                      <a:avLst/>
                    </a:prstGeom>
                  </pic:spPr>
                </pic:pic>
              </a:graphicData>
            </a:graphic>
          </wp:inline>
        </w:drawing>
      </w:r>
    </w:p>
    <w:p w14:paraId="168DB634" w14:textId="751018FB" w:rsidR="003637BC" w:rsidRPr="002F63A9" w:rsidRDefault="006E3AD9" w:rsidP="006E3AD9">
      <w:pPr>
        <w:pStyle w:val="Heading2"/>
        <w:rPr>
          <w:rFonts w:ascii="Times New Roman" w:eastAsia="Times New Roman" w:hAnsi="Times New Roman" w:cs="Times New Roman"/>
          <w:rPrChange w:id="802" w:author="hp" w:date="2022-03-29T12:15:00Z">
            <w:rPr>
              <w:rFonts w:eastAsia="Times New Roman"/>
            </w:rPr>
          </w:rPrChange>
        </w:rPr>
      </w:pPr>
      <w:bookmarkStart w:id="803" w:name="_Toc99449016"/>
      <w:r w:rsidRPr="002F63A9">
        <w:rPr>
          <w:rFonts w:ascii="Times New Roman" w:eastAsia="Times New Roman" w:hAnsi="Times New Roman" w:cs="Times New Roman"/>
          <w:rPrChange w:id="804" w:author="hp" w:date="2022-03-29T12:15:00Z">
            <w:rPr>
              <w:rFonts w:eastAsia="Times New Roman"/>
            </w:rPr>
          </w:rPrChange>
        </w:rPr>
        <w:lastRenderedPageBreak/>
        <w:t>Modelling</w:t>
      </w:r>
      <w:r w:rsidR="003637BC" w:rsidRPr="002F63A9">
        <w:rPr>
          <w:rFonts w:ascii="Times New Roman" w:eastAsia="Times New Roman" w:hAnsi="Times New Roman" w:cs="Times New Roman"/>
          <w:rPrChange w:id="805" w:author="hp" w:date="2022-03-29T12:15:00Z">
            <w:rPr>
              <w:rFonts w:eastAsia="Times New Roman"/>
            </w:rPr>
          </w:rPrChange>
        </w:rPr>
        <w:t xml:space="preserve"> SVM Model</w:t>
      </w:r>
      <w:bookmarkEnd w:id="803"/>
      <w:r w:rsidR="003637BC" w:rsidRPr="002F63A9">
        <w:rPr>
          <w:rFonts w:ascii="Times New Roman" w:eastAsia="Times New Roman" w:hAnsi="Times New Roman" w:cs="Times New Roman"/>
          <w:rPrChange w:id="806" w:author="hp" w:date="2022-03-29T12:15:00Z">
            <w:rPr>
              <w:rFonts w:eastAsia="Times New Roman"/>
            </w:rPr>
          </w:rPrChange>
        </w:rPr>
        <w:tab/>
      </w:r>
    </w:p>
    <w:p w14:paraId="2FB60907" w14:textId="156CC79A" w:rsidR="003637BC" w:rsidRPr="006660D2" w:rsidRDefault="003637BC" w:rsidP="003637BC">
      <w:pPr>
        <w:tabs>
          <w:tab w:val="left" w:pos="3090"/>
        </w:tabs>
        <w:spacing w:beforeAutospacing="1" w:afterAutospacing="1"/>
        <w:jc w:val="both"/>
        <w:rPr>
          <w:rStyle w:val="Heading2Char"/>
          <w:rFonts w:ascii="Times New Roman" w:eastAsia="Times New Roman" w:hAnsi="Times New Roman" w:cs="Times New Roman"/>
          <w:b w:val="0"/>
          <w:bCs w:val="0"/>
          <w:color w:val="auto"/>
          <w:sz w:val="22"/>
          <w:szCs w:val="22"/>
        </w:rPr>
      </w:pPr>
      <w:r w:rsidRPr="006660D2">
        <w:rPr>
          <w:rFonts w:ascii="Times New Roman" w:eastAsia="Times New Roman" w:hAnsi="Times New Roman" w:cs="Times New Roman"/>
          <w:noProof/>
          <w:sz w:val="22"/>
          <w:szCs w:val="22"/>
          <w:lang w:val="en-US" w:eastAsia="en-US"/>
        </w:rPr>
        <w:drawing>
          <wp:inline distT="0" distB="0" distL="0" distR="0" wp14:anchorId="63944005" wp14:editId="6F40F3EB">
            <wp:extent cx="5943600" cy="2762250"/>
            <wp:effectExtent l="0" t="0" r="0" b="0"/>
            <wp:docPr id="5"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3"/>
                    <a:stretch>
                      <a:fillRect/>
                    </a:stretch>
                  </pic:blipFill>
                  <pic:spPr>
                    <a:xfrm>
                      <a:off x="0" y="0"/>
                      <a:ext cx="5943600" cy="2762250"/>
                    </a:xfrm>
                    <a:prstGeom prst="rect">
                      <a:avLst/>
                    </a:prstGeom>
                  </pic:spPr>
                </pic:pic>
              </a:graphicData>
            </a:graphic>
          </wp:inline>
        </w:drawing>
      </w:r>
    </w:p>
    <w:p w14:paraId="6D98B8C6" w14:textId="29DA7A01" w:rsidR="003637BC" w:rsidRPr="006660D2" w:rsidRDefault="003637BC" w:rsidP="00B40B53">
      <w:pPr>
        <w:pStyle w:val="Heading3"/>
        <w:rPr>
          <w:rStyle w:val="Heading2Char"/>
          <w:rFonts w:ascii="Times New Roman" w:eastAsia="Times New Roman" w:hAnsi="Times New Roman" w:cs="Times New Roman"/>
          <w:color w:val="auto"/>
          <w:sz w:val="28"/>
          <w:szCs w:val="28"/>
        </w:rPr>
      </w:pPr>
      <w:bookmarkStart w:id="807" w:name="_Toc99449017"/>
      <w:r w:rsidRPr="002F63A9">
        <w:rPr>
          <w:rStyle w:val="Heading2Char"/>
          <w:rFonts w:ascii="Times New Roman" w:hAnsi="Times New Roman" w:cs="Times New Roman"/>
          <w:b/>
          <w:bCs/>
          <w:sz w:val="24"/>
          <w:szCs w:val="24"/>
          <w:rPrChange w:id="808" w:author="hp" w:date="2022-03-29T12:15:00Z">
            <w:rPr>
              <w:rStyle w:val="Heading2Char"/>
              <w:b/>
              <w:bCs/>
              <w:sz w:val="24"/>
              <w:szCs w:val="24"/>
            </w:rPr>
          </w:rPrChange>
        </w:rPr>
        <w:t>Outcomes</w:t>
      </w:r>
      <w:bookmarkEnd w:id="807"/>
      <w:r w:rsidRPr="006660D2">
        <w:rPr>
          <w:rStyle w:val="Heading2Char"/>
          <w:rFonts w:ascii="Times New Roman" w:eastAsia="Times New Roman" w:hAnsi="Times New Roman" w:cs="Times New Roman"/>
          <w:color w:val="auto"/>
          <w:sz w:val="28"/>
          <w:szCs w:val="28"/>
        </w:rPr>
        <w:t xml:space="preserve"> </w:t>
      </w:r>
    </w:p>
    <w:p w14:paraId="5726B058" w14:textId="7DBE607A" w:rsidR="003637BC" w:rsidRPr="006660D2" w:rsidRDefault="003637BC" w:rsidP="003637BC">
      <w:pPr>
        <w:tabs>
          <w:tab w:val="left" w:pos="3090"/>
        </w:tabs>
        <w:spacing w:beforeAutospacing="1" w:afterAutospacing="1"/>
        <w:jc w:val="both"/>
        <w:rPr>
          <w:rStyle w:val="Heading2Char"/>
          <w:rFonts w:ascii="Times New Roman" w:eastAsia="Times New Roman" w:hAnsi="Times New Roman" w:cs="Times New Roman"/>
          <w:color w:val="auto"/>
          <w:sz w:val="28"/>
          <w:szCs w:val="28"/>
        </w:rPr>
      </w:pPr>
      <w:r w:rsidRPr="006660D2">
        <w:rPr>
          <w:rFonts w:ascii="Times New Roman" w:eastAsia="Times New Roman" w:hAnsi="Times New Roman" w:cs="Times New Roman"/>
          <w:b/>
          <w:bCs/>
          <w:noProof/>
          <w:sz w:val="28"/>
          <w:szCs w:val="28"/>
          <w:lang w:val="en-US" w:eastAsia="en-US"/>
        </w:rPr>
        <w:drawing>
          <wp:inline distT="0" distB="0" distL="0" distR="0" wp14:anchorId="0B88363D" wp14:editId="0DDCDC7A">
            <wp:extent cx="5943600" cy="3333750"/>
            <wp:effectExtent l="0" t="0" r="0" b="0"/>
            <wp:docPr id="7"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4"/>
                    <a:stretch>
                      <a:fillRect/>
                    </a:stretch>
                  </pic:blipFill>
                  <pic:spPr>
                    <a:xfrm>
                      <a:off x="0" y="0"/>
                      <a:ext cx="5943600" cy="3333750"/>
                    </a:xfrm>
                    <a:prstGeom prst="rect">
                      <a:avLst/>
                    </a:prstGeom>
                  </pic:spPr>
                </pic:pic>
              </a:graphicData>
            </a:graphic>
          </wp:inline>
        </w:drawing>
      </w:r>
    </w:p>
    <w:p w14:paraId="70E00B15" w14:textId="6C81323D" w:rsidR="00A07F6D" w:rsidRPr="002F63A9" w:rsidRDefault="0049790F" w:rsidP="0049790F">
      <w:pPr>
        <w:pStyle w:val="Heading3"/>
        <w:rPr>
          <w:rFonts w:ascii="Times New Roman" w:hAnsi="Times New Roman" w:cs="Times New Roman"/>
          <w:rPrChange w:id="809" w:author="hp" w:date="2022-03-29T12:15:00Z">
            <w:rPr/>
          </w:rPrChange>
        </w:rPr>
      </w:pPr>
      <w:bookmarkStart w:id="810" w:name="_Toc99449018"/>
      <w:r w:rsidRPr="002F63A9">
        <w:rPr>
          <w:rFonts w:ascii="Times New Roman" w:hAnsi="Times New Roman" w:cs="Times New Roman"/>
          <w:rPrChange w:id="811" w:author="hp" w:date="2022-03-29T12:15:00Z">
            <w:rPr/>
          </w:rPrChange>
        </w:rPr>
        <w:lastRenderedPageBreak/>
        <w:t>Accuracy score</w:t>
      </w:r>
      <w:bookmarkEnd w:id="810"/>
      <w:r w:rsidRPr="002F63A9">
        <w:rPr>
          <w:rFonts w:ascii="Times New Roman" w:hAnsi="Times New Roman" w:cs="Times New Roman"/>
          <w:rPrChange w:id="812" w:author="hp" w:date="2022-03-29T12:15:00Z">
            <w:rPr/>
          </w:rPrChange>
        </w:rPr>
        <w:t xml:space="preserve"> </w:t>
      </w:r>
    </w:p>
    <w:p w14:paraId="5E162641" w14:textId="3157FF21" w:rsidR="00377ED8" w:rsidRPr="006660D2" w:rsidRDefault="003637BC" w:rsidP="003637BC">
      <w:pPr>
        <w:jc w:val="center"/>
        <w:rPr>
          <w:ins w:id="813" w:author="hp" w:date="2022-03-29T10:59:00Z"/>
          <w:rFonts w:ascii="Times New Roman" w:hAnsi="Times New Roman" w:cs="Times New Roman"/>
          <w:lang w:eastAsia="en-US"/>
        </w:rPr>
      </w:pPr>
      <w:r w:rsidRPr="006660D2">
        <w:rPr>
          <w:rFonts w:ascii="Times New Roman" w:hAnsi="Times New Roman" w:cs="Times New Roman"/>
          <w:noProof/>
          <w:lang w:val="en-US" w:eastAsia="en-US"/>
        </w:rPr>
        <w:drawing>
          <wp:inline distT="0" distB="0" distL="0" distR="0" wp14:anchorId="17E35CEC" wp14:editId="4AA8D77D">
            <wp:extent cx="4895850" cy="809625"/>
            <wp:effectExtent l="0" t="0" r="0" b="952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
                    <a:stretch>
                      <a:fillRect/>
                    </a:stretch>
                  </pic:blipFill>
                  <pic:spPr>
                    <a:xfrm>
                      <a:off x="0" y="0"/>
                      <a:ext cx="4895850" cy="809625"/>
                    </a:xfrm>
                    <a:prstGeom prst="rect">
                      <a:avLst/>
                    </a:prstGeom>
                  </pic:spPr>
                </pic:pic>
              </a:graphicData>
            </a:graphic>
          </wp:inline>
        </w:drawing>
      </w:r>
    </w:p>
    <w:p w14:paraId="3DAE97E5" w14:textId="77777777" w:rsidR="00E33880" w:rsidRPr="005263AB" w:rsidRDefault="00E33880" w:rsidP="00E33880">
      <w:pPr>
        <w:pStyle w:val="Heading1"/>
        <w:rPr>
          <w:ins w:id="814" w:author="hp" w:date="2022-03-29T12:12:00Z"/>
          <w:rFonts w:ascii="Times New Roman" w:hAnsi="Times New Roman" w:cs="Times New Roman"/>
        </w:rPr>
      </w:pPr>
      <w:bookmarkStart w:id="815" w:name="_Toc99449019"/>
      <w:ins w:id="816" w:author="hp" w:date="2022-03-29T12:12:00Z">
        <w:r w:rsidRPr="006660D2">
          <w:rPr>
            <w:rFonts w:ascii="Times New Roman" w:hAnsi="Times New Roman" w:cs="Times New Roman"/>
          </w:rPr>
          <w:t xml:space="preserve">Level 2: Descriptive Statistics </w:t>
        </w:r>
        <w:r w:rsidRPr="005263AB">
          <w:rPr>
            <w:rFonts w:ascii="Times New Roman" w:hAnsi="Times New Roman" w:cs="Times New Roman"/>
          </w:rPr>
          <w:t>(Microsoft Excel)</w:t>
        </w:r>
        <w:bookmarkEnd w:id="815"/>
        <w:r w:rsidRPr="005263AB">
          <w:rPr>
            <w:rFonts w:ascii="Times New Roman" w:hAnsi="Times New Roman" w:cs="Times New Roman"/>
          </w:rPr>
          <w:t xml:space="preserve"> </w:t>
        </w:r>
      </w:ins>
    </w:p>
    <w:p w14:paraId="6E05F817" w14:textId="77777777" w:rsidR="00E33880" w:rsidRPr="006660D2" w:rsidRDefault="00E33880" w:rsidP="00E33880">
      <w:pPr>
        <w:rPr>
          <w:ins w:id="817" w:author="hp" w:date="2022-03-29T12:12:00Z"/>
          <w:rFonts w:ascii="Times New Roman" w:hAnsi="Times New Roman" w:cs="Times New Roman"/>
          <w:lang w:eastAsia="en-US"/>
        </w:rPr>
      </w:pPr>
      <w:ins w:id="818" w:author="hp" w:date="2022-03-29T12:12:00Z">
        <w:r w:rsidRPr="006660D2">
          <w:rPr>
            <w:rFonts w:ascii="Times New Roman" w:hAnsi="Times New Roman" w:cs="Times New Roman"/>
            <w:noProof/>
            <w:lang w:val="en-US" w:eastAsia="en-US"/>
            <w:rPrChange w:id="819" w:author="Unknown">
              <w:rPr>
                <w:noProof/>
                <w:lang w:val="en-US" w:eastAsia="en-US"/>
              </w:rPr>
            </w:rPrChange>
          </w:rPr>
          <w:drawing>
            <wp:inline distT="0" distB="0" distL="0" distR="0" wp14:anchorId="760B8AA1" wp14:editId="33D2417E">
              <wp:extent cx="5943600" cy="41630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63060"/>
                      </a:xfrm>
                      <a:prstGeom prst="rect">
                        <a:avLst/>
                      </a:prstGeom>
                    </pic:spPr>
                  </pic:pic>
                </a:graphicData>
              </a:graphic>
            </wp:inline>
          </w:drawing>
        </w:r>
      </w:ins>
    </w:p>
    <w:p w14:paraId="660317BB" w14:textId="77777777" w:rsidR="00A3027E" w:rsidRPr="002F63A9" w:rsidRDefault="00A3027E" w:rsidP="00A3027E">
      <w:pPr>
        <w:pStyle w:val="Heading1"/>
        <w:rPr>
          <w:ins w:id="820" w:author="hp" w:date="2022-03-29T12:14:00Z"/>
          <w:rFonts w:ascii="Times New Roman" w:hAnsi="Times New Roman" w:cs="Times New Roman"/>
        </w:rPr>
      </w:pPr>
      <w:bookmarkStart w:id="821" w:name="_Toc99449020"/>
      <w:ins w:id="822" w:author="hp" w:date="2022-03-29T12:14:00Z">
        <w:r w:rsidRPr="006660D2">
          <w:rPr>
            <w:rFonts w:ascii="Times New Roman" w:hAnsi="Times New Roman" w:cs="Times New Roman"/>
          </w:rPr>
          <w:t xml:space="preserve">Level 3: </w:t>
        </w:r>
        <w:r w:rsidRPr="005263AB">
          <w:rPr>
            <w:rFonts w:ascii="Times New Roman" w:hAnsi="Times New Roman" w:cs="Times New Roman"/>
          </w:rPr>
          <w:t>Inferential statistics (Binomial</w:t>
        </w:r>
        <w:r w:rsidRPr="002F63A9">
          <w:rPr>
            <w:rFonts w:ascii="Times New Roman" w:hAnsi="Times New Roman" w:cs="Times New Roman"/>
          </w:rPr>
          <w:t xml:space="preserve"> THEOREM)</w:t>
        </w:r>
        <w:bookmarkEnd w:id="821"/>
        <w:r w:rsidRPr="002F63A9">
          <w:rPr>
            <w:rFonts w:ascii="Times New Roman" w:hAnsi="Times New Roman" w:cs="Times New Roman"/>
          </w:rPr>
          <w:t xml:space="preserve"> </w:t>
        </w:r>
      </w:ins>
    </w:p>
    <w:p w14:paraId="1FB251C7" w14:textId="77777777" w:rsidR="00A3027E" w:rsidRPr="002F63A9" w:rsidRDefault="00A3027E" w:rsidP="00A3027E">
      <w:pPr>
        <w:rPr>
          <w:ins w:id="823" w:author="hp" w:date="2022-03-29T12:14:00Z"/>
          <w:rFonts w:ascii="Times New Roman" w:hAnsi="Times New Roman" w:cs="Times New Roman"/>
          <w:lang w:eastAsia="en-US"/>
        </w:rPr>
      </w:pPr>
      <w:ins w:id="824" w:author="hp" w:date="2022-03-29T12:14:00Z">
        <w:r w:rsidRPr="002F63A9">
          <w:rPr>
            <w:rFonts w:ascii="Times New Roman" w:hAnsi="Times New Roman" w:cs="Times New Roman"/>
            <w:lang w:eastAsia="en-US"/>
          </w:rPr>
          <w:t xml:space="preserve">Binomial distribution using excel selecting the dataset attribute and select only 13 trails from the attribute value: </w:t>
        </w:r>
      </w:ins>
    </w:p>
    <w:p w14:paraId="16F807E7" w14:textId="77777777" w:rsidR="00A3027E" w:rsidRPr="002F63A9" w:rsidRDefault="00A3027E" w:rsidP="00A3027E">
      <w:pPr>
        <w:pStyle w:val="Heading2"/>
        <w:rPr>
          <w:ins w:id="825" w:author="hp" w:date="2022-03-29T12:14:00Z"/>
          <w:rFonts w:ascii="Times New Roman" w:hAnsi="Times New Roman" w:cs="Times New Roman"/>
        </w:rPr>
      </w:pPr>
      <w:bookmarkStart w:id="826" w:name="_Toc99449021"/>
      <w:ins w:id="827" w:author="hp" w:date="2022-03-29T12:14:00Z">
        <w:r w:rsidRPr="002F63A9">
          <w:rPr>
            <w:rFonts w:ascii="Times New Roman" w:hAnsi="Times New Roman" w:cs="Times New Roman"/>
          </w:rPr>
          <w:lastRenderedPageBreak/>
          <w:t>Attribute selection from dataset</w:t>
        </w:r>
        <w:bookmarkEnd w:id="826"/>
      </w:ins>
    </w:p>
    <w:p w14:paraId="4453DCC5" w14:textId="77777777" w:rsidR="00A3027E" w:rsidRPr="002F63A9" w:rsidRDefault="00A3027E" w:rsidP="00A3027E">
      <w:pPr>
        <w:rPr>
          <w:ins w:id="828" w:author="hp" w:date="2022-03-29T12:14:00Z"/>
          <w:rFonts w:ascii="Times New Roman" w:hAnsi="Times New Roman" w:cs="Times New Roman"/>
          <w:lang w:eastAsia="en-US"/>
        </w:rPr>
      </w:pPr>
      <w:ins w:id="829" w:author="hp" w:date="2022-03-29T12:14:00Z">
        <w:r w:rsidRPr="002F63A9">
          <w:rPr>
            <w:rFonts w:ascii="Times New Roman" w:hAnsi="Times New Roman" w:cs="Times New Roman"/>
            <w:lang w:eastAsia="en-US"/>
          </w:rPr>
          <w:t>Dataset attribute: London Mean Background Sulphur Dioxide (ug/m3)</w:t>
        </w:r>
      </w:ins>
    </w:p>
    <w:p w14:paraId="60493FB7" w14:textId="77777777" w:rsidR="00A3027E" w:rsidRPr="002F63A9" w:rsidRDefault="00A3027E" w:rsidP="00A3027E">
      <w:pPr>
        <w:pStyle w:val="Heading2"/>
        <w:rPr>
          <w:ins w:id="830" w:author="hp" w:date="2022-03-29T12:14:00Z"/>
          <w:rFonts w:ascii="Times New Roman" w:hAnsi="Times New Roman" w:cs="Times New Roman"/>
        </w:rPr>
      </w:pPr>
      <w:bookmarkStart w:id="831" w:name="_Toc99449022"/>
      <w:ins w:id="832" w:author="hp" w:date="2022-03-29T12:14:00Z">
        <w:r w:rsidRPr="002F63A9">
          <w:rPr>
            <w:rFonts w:ascii="Times New Roman" w:hAnsi="Times New Roman" w:cs="Times New Roman"/>
          </w:rPr>
          <w:t>Selection of trail from the dataset</w:t>
        </w:r>
        <w:bookmarkEnd w:id="831"/>
        <w:r w:rsidRPr="002F63A9">
          <w:rPr>
            <w:rFonts w:ascii="Times New Roman" w:hAnsi="Times New Roman" w:cs="Times New Roman"/>
          </w:rPr>
          <w:t xml:space="preserve"> </w:t>
        </w:r>
      </w:ins>
    </w:p>
    <w:p w14:paraId="751E3AA0" w14:textId="77777777" w:rsidR="00A3027E" w:rsidRPr="002F63A9" w:rsidRDefault="00A3027E" w:rsidP="00A3027E">
      <w:pPr>
        <w:rPr>
          <w:ins w:id="833" w:author="hp" w:date="2022-03-29T12:14:00Z"/>
          <w:rFonts w:ascii="Times New Roman" w:hAnsi="Times New Roman" w:cs="Times New Roman"/>
          <w:lang w:eastAsia="en-US"/>
        </w:rPr>
      </w:pPr>
      <w:ins w:id="834" w:author="hp" w:date="2022-03-29T12:14:00Z">
        <w:r w:rsidRPr="002F63A9">
          <w:rPr>
            <w:rFonts w:ascii="Times New Roman" w:hAnsi="Times New Roman" w:cs="Times New Roman"/>
            <w:lang w:eastAsia="en-US"/>
          </w:rPr>
          <w:t xml:space="preserve">X = 13 </w:t>
        </w:r>
      </w:ins>
    </w:p>
    <w:p w14:paraId="23BC0297" w14:textId="77777777" w:rsidR="00A3027E" w:rsidRPr="002F63A9" w:rsidRDefault="00A3027E" w:rsidP="00A3027E">
      <w:pPr>
        <w:pStyle w:val="Heading2"/>
        <w:rPr>
          <w:ins w:id="835" w:author="hp" w:date="2022-03-29T12:14:00Z"/>
          <w:rFonts w:ascii="Times New Roman" w:hAnsi="Times New Roman" w:cs="Times New Roman"/>
        </w:rPr>
      </w:pPr>
      <w:bookmarkStart w:id="836" w:name="_Toc99449023"/>
      <w:ins w:id="837" w:author="hp" w:date="2022-03-29T12:14:00Z">
        <w:r w:rsidRPr="002F63A9">
          <w:rPr>
            <w:rFonts w:ascii="Times New Roman" w:hAnsi="Times New Roman" w:cs="Times New Roman"/>
          </w:rPr>
          <w:t>Probability of dataset</w:t>
        </w:r>
        <w:bookmarkEnd w:id="836"/>
        <w:r w:rsidRPr="002F63A9">
          <w:rPr>
            <w:rFonts w:ascii="Times New Roman" w:hAnsi="Times New Roman" w:cs="Times New Roman"/>
          </w:rPr>
          <w:t xml:space="preserve"> </w:t>
        </w:r>
      </w:ins>
    </w:p>
    <w:p w14:paraId="7EBC1512" w14:textId="77777777" w:rsidR="00A3027E" w:rsidRPr="002F63A9" w:rsidRDefault="00A3027E" w:rsidP="00A3027E">
      <w:pPr>
        <w:rPr>
          <w:ins w:id="838" w:author="hp" w:date="2022-03-29T12:14:00Z"/>
          <w:rFonts w:ascii="Times New Roman" w:hAnsi="Times New Roman" w:cs="Times New Roman"/>
          <w:lang w:eastAsia="en-US"/>
        </w:rPr>
      </w:pPr>
      <w:ins w:id="839" w:author="hp" w:date="2022-03-29T12:14:00Z">
        <w:r w:rsidRPr="002F63A9">
          <w:rPr>
            <w:rFonts w:ascii="Times New Roman" w:hAnsi="Times New Roman" w:cs="Times New Roman"/>
            <w:lang w:eastAsia="en-US"/>
          </w:rPr>
          <w:t xml:space="preserve">P = 0.06 </w:t>
        </w:r>
      </w:ins>
    </w:p>
    <w:p w14:paraId="108158EA" w14:textId="77777777" w:rsidR="00A3027E" w:rsidRPr="002F63A9" w:rsidRDefault="00A3027E" w:rsidP="00A3027E">
      <w:pPr>
        <w:pStyle w:val="Heading2"/>
        <w:rPr>
          <w:ins w:id="840" w:author="hp" w:date="2022-03-29T12:14:00Z"/>
          <w:rFonts w:ascii="Times New Roman" w:hAnsi="Times New Roman" w:cs="Times New Roman"/>
        </w:rPr>
      </w:pPr>
      <w:bookmarkStart w:id="841" w:name="_Toc99449024"/>
      <w:ins w:id="842" w:author="hp" w:date="2022-03-29T12:14:00Z">
        <w:r w:rsidRPr="002F63A9">
          <w:rPr>
            <w:rFonts w:ascii="Times New Roman" w:hAnsi="Times New Roman" w:cs="Times New Roman"/>
          </w:rPr>
          <w:t>Binomial theorem calculation in Excel</w:t>
        </w:r>
        <w:bookmarkEnd w:id="841"/>
        <w:r w:rsidRPr="002F63A9">
          <w:rPr>
            <w:rFonts w:ascii="Times New Roman" w:hAnsi="Times New Roman" w:cs="Times New Roman"/>
          </w:rPr>
          <w:t xml:space="preserve"> </w:t>
        </w:r>
      </w:ins>
    </w:p>
    <w:p w14:paraId="4D3CC8C5" w14:textId="77777777" w:rsidR="00A3027E" w:rsidRPr="006660D2" w:rsidRDefault="00A3027E" w:rsidP="00A3027E">
      <w:pPr>
        <w:rPr>
          <w:ins w:id="843" w:author="hp" w:date="2022-03-29T12:14:00Z"/>
          <w:rFonts w:ascii="Times New Roman" w:hAnsi="Times New Roman" w:cs="Times New Roman"/>
          <w:lang w:eastAsia="en-US"/>
        </w:rPr>
      </w:pPr>
      <w:ins w:id="844" w:author="hp" w:date="2022-03-29T12:14:00Z">
        <w:r w:rsidRPr="006660D2">
          <w:rPr>
            <w:rFonts w:ascii="Times New Roman" w:hAnsi="Times New Roman" w:cs="Times New Roman"/>
            <w:noProof/>
            <w:lang w:val="en-US" w:eastAsia="en-US"/>
            <w:rPrChange w:id="845" w:author="Unknown">
              <w:rPr>
                <w:noProof/>
                <w:lang w:val="en-US" w:eastAsia="en-US"/>
              </w:rPr>
            </w:rPrChange>
          </w:rPr>
          <w:drawing>
            <wp:inline distT="0" distB="0" distL="0" distR="0" wp14:anchorId="4B4A0C73" wp14:editId="72CC7775">
              <wp:extent cx="4486275" cy="33242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86275" cy="3324225"/>
                      </a:xfrm>
                      <a:prstGeom prst="rect">
                        <a:avLst/>
                      </a:prstGeom>
                    </pic:spPr>
                  </pic:pic>
                </a:graphicData>
              </a:graphic>
            </wp:inline>
          </w:drawing>
        </w:r>
      </w:ins>
    </w:p>
    <w:p w14:paraId="2FEF1D83" w14:textId="77777777" w:rsidR="00A3027E" w:rsidRPr="006660D2" w:rsidRDefault="00A3027E" w:rsidP="00A3027E">
      <w:pPr>
        <w:pStyle w:val="Heading2"/>
        <w:rPr>
          <w:ins w:id="846" w:author="hp" w:date="2022-03-29T12:14:00Z"/>
          <w:rFonts w:ascii="Times New Roman" w:hAnsi="Times New Roman" w:cs="Times New Roman"/>
        </w:rPr>
      </w:pPr>
      <w:bookmarkStart w:id="847" w:name="_Toc99449025"/>
      <w:ins w:id="848" w:author="hp" w:date="2022-03-29T12:14:00Z">
        <w:r w:rsidRPr="006660D2">
          <w:rPr>
            <w:rFonts w:ascii="Times New Roman" w:hAnsi="Times New Roman" w:cs="Times New Roman"/>
          </w:rPr>
          <w:lastRenderedPageBreak/>
          <w:t>Binomial theorem chart</w:t>
        </w:r>
        <w:bookmarkEnd w:id="847"/>
        <w:r w:rsidRPr="006660D2">
          <w:rPr>
            <w:rFonts w:ascii="Times New Roman" w:hAnsi="Times New Roman" w:cs="Times New Roman"/>
          </w:rPr>
          <w:t xml:space="preserve"> </w:t>
        </w:r>
      </w:ins>
    </w:p>
    <w:p w14:paraId="034BEC4E" w14:textId="77777777" w:rsidR="00A3027E" w:rsidRPr="006660D2" w:rsidRDefault="00A3027E" w:rsidP="00A3027E">
      <w:pPr>
        <w:rPr>
          <w:ins w:id="849" w:author="hp" w:date="2022-03-29T12:14:00Z"/>
          <w:rFonts w:ascii="Times New Roman" w:hAnsi="Times New Roman" w:cs="Times New Roman"/>
          <w:lang w:eastAsia="en-US"/>
        </w:rPr>
      </w:pPr>
      <w:ins w:id="850" w:author="hp" w:date="2022-03-29T12:14:00Z">
        <w:r w:rsidRPr="006660D2">
          <w:rPr>
            <w:rFonts w:ascii="Times New Roman" w:hAnsi="Times New Roman" w:cs="Times New Roman"/>
            <w:noProof/>
            <w:lang w:val="en-US" w:eastAsia="en-US"/>
            <w:rPrChange w:id="851" w:author="Unknown">
              <w:rPr>
                <w:noProof/>
                <w:lang w:val="en-US" w:eastAsia="en-US"/>
              </w:rPr>
            </w:rPrChange>
          </w:rPr>
          <w:drawing>
            <wp:inline distT="0" distB="0" distL="0" distR="0" wp14:anchorId="290FC1FC" wp14:editId="5C91AB66">
              <wp:extent cx="5400675" cy="33147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675" cy="3314700"/>
                      </a:xfrm>
                      <a:prstGeom prst="rect">
                        <a:avLst/>
                      </a:prstGeom>
                    </pic:spPr>
                  </pic:pic>
                </a:graphicData>
              </a:graphic>
            </wp:inline>
          </w:drawing>
        </w:r>
      </w:ins>
    </w:p>
    <w:p w14:paraId="76ECAC47" w14:textId="32354E90" w:rsidR="0043664F" w:rsidRPr="006660D2" w:rsidRDefault="0043664F" w:rsidP="003637BC">
      <w:pPr>
        <w:jc w:val="center"/>
        <w:rPr>
          <w:rFonts w:ascii="Times New Roman" w:hAnsi="Times New Roman" w:cs="Times New Roman"/>
          <w:lang w:eastAsia="en-US"/>
        </w:rPr>
      </w:pPr>
    </w:p>
    <w:sectPr w:rsidR="0043664F" w:rsidRPr="006660D2" w:rsidSect="003637BC">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pgNumType w:start="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EBFC82" w16cex:dateUtc="2022-03-28T08:21:00Z"/>
  <w16cex:commentExtensible w16cex:durableId="25EBFCB9" w16cex:dateUtc="2022-03-28T08:22:00Z"/>
  <w16cex:commentExtensible w16cex:durableId="25EBFCC9" w16cex:dateUtc="2022-03-28T08:22:00Z"/>
  <w16cex:commentExtensible w16cex:durableId="25EBFCDE" w16cex:dateUtc="2022-03-28T08:22:00Z"/>
  <w16cex:commentExtensible w16cex:durableId="25EBFCEB" w16cex:dateUtc="2022-03-28T08:22:00Z"/>
  <w16cex:commentExtensible w16cex:durableId="25EBFD64" w16cex:dateUtc="2022-03-28T08: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835BF3C" w16cid:durableId="25EBFC82"/>
  <w16cid:commentId w16cid:paraId="471E5026" w16cid:durableId="25EBFCB9"/>
  <w16cid:commentId w16cid:paraId="0B1A55AA" w16cid:durableId="25EBFCC9"/>
  <w16cid:commentId w16cid:paraId="1FA5FC36" w16cid:durableId="25EBFCDE"/>
  <w16cid:commentId w16cid:paraId="4EFF1079" w16cid:durableId="25EBFCEB"/>
  <w16cid:commentId w16cid:paraId="3F87BB43" w16cid:durableId="25EBFD6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72C04E" w14:textId="77777777" w:rsidR="00266CF5" w:rsidRDefault="00266CF5">
      <w:pPr>
        <w:spacing w:after="0" w:line="240" w:lineRule="auto"/>
      </w:pPr>
      <w:r>
        <w:separator/>
      </w:r>
    </w:p>
  </w:endnote>
  <w:endnote w:type="continuationSeparator" w:id="0">
    <w:p w14:paraId="71723C1B" w14:textId="77777777" w:rsidR="00266CF5" w:rsidRDefault="00266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UI"/>
    <w:charset w:val="4E"/>
    <w:family w:val="auto"/>
    <w:pitch w:val="variable"/>
    <w:sig w:usb0="00000000" w:usb1="00000000" w:usb2="01000407" w:usb3="00000000" w:csb0="0002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ED4E2B" w14:textId="77777777" w:rsidR="00C646FA" w:rsidRDefault="00332B71">
    <w:pPr>
      <w:pStyle w:val="Footer"/>
      <w:jc w:val="right"/>
    </w:pPr>
    <w:r>
      <w:fldChar w:fldCharType="begin"/>
    </w:r>
    <w:r>
      <w:instrText xml:space="preserve"> PAGE   \* MERGEFORMAT </w:instrText>
    </w:r>
    <w:r>
      <w:fldChar w:fldCharType="separate"/>
    </w:r>
    <w:r>
      <w:rPr>
        <w:noProof/>
      </w:rPr>
      <w:t>2</w:t>
    </w:r>
    <w:r>
      <w:rPr>
        <w:noProof/>
      </w:rPr>
      <w:fldChar w:fldCharType="end"/>
    </w:r>
  </w:p>
  <w:p w14:paraId="35DC7122" w14:textId="77777777" w:rsidR="00C646FA" w:rsidRDefault="00266CF5">
    <w:pPr>
      <w:pStyle w:val="HeaderFooter"/>
      <w:rPr>
        <w:rFonts w:ascii="Times New Roman" w:hAnsi="Times New Roman"/>
        <w:color w:val="auto"/>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E4A50B" w14:textId="77777777" w:rsidR="00C646FA" w:rsidRDefault="00332B71">
    <w:pPr>
      <w:pStyle w:val="Footer"/>
      <w:jc w:val="right"/>
    </w:pPr>
    <w:r>
      <w:fldChar w:fldCharType="begin"/>
    </w:r>
    <w:r>
      <w:instrText xml:space="preserve"> PAGE   \* MERGEFORMAT </w:instrText>
    </w:r>
    <w:r>
      <w:fldChar w:fldCharType="separate"/>
    </w:r>
    <w:r w:rsidR="00D31618">
      <w:rPr>
        <w:noProof/>
      </w:rPr>
      <w:t>7</w:t>
    </w:r>
    <w:r>
      <w:rPr>
        <w:noProof/>
      </w:rPr>
      <w:fldChar w:fldCharType="end"/>
    </w:r>
  </w:p>
  <w:p w14:paraId="0E9C8020" w14:textId="77777777" w:rsidR="00C646FA" w:rsidRDefault="00266CF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AA76E3" w14:textId="77777777" w:rsidR="00C646FA" w:rsidRDefault="00332B71">
    <w:pPr>
      <w:pStyle w:val="Footer"/>
      <w:jc w:val="right"/>
    </w:pPr>
    <w:r>
      <w:fldChar w:fldCharType="begin"/>
    </w:r>
    <w:r>
      <w:instrText xml:space="preserve"> PAGE   \* MERGEFORMAT </w:instrText>
    </w:r>
    <w:r>
      <w:fldChar w:fldCharType="separate"/>
    </w:r>
    <w:r w:rsidR="00DC0E0E">
      <w:rPr>
        <w:noProof/>
      </w:rPr>
      <w:t>0</w:t>
    </w:r>
    <w:r>
      <w:rPr>
        <w:noProof/>
      </w:rPr>
      <w:fldChar w:fldCharType="end"/>
    </w:r>
  </w:p>
  <w:p w14:paraId="069FBB69" w14:textId="77777777" w:rsidR="00C646FA" w:rsidRDefault="00266C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4CFB23" w14:textId="77777777" w:rsidR="00266CF5" w:rsidRDefault="00266CF5">
      <w:pPr>
        <w:spacing w:after="0" w:line="240" w:lineRule="auto"/>
      </w:pPr>
      <w:r>
        <w:separator/>
      </w:r>
    </w:p>
  </w:footnote>
  <w:footnote w:type="continuationSeparator" w:id="0">
    <w:p w14:paraId="464D438E" w14:textId="77777777" w:rsidR="00266CF5" w:rsidRDefault="00266C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C0A141" w14:textId="77777777" w:rsidR="00C646FA" w:rsidRDefault="00266CF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A1DA44" w14:textId="77777777" w:rsidR="00C646FA" w:rsidRDefault="00266CF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C06477" w14:textId="77777777" w:rsidR="00C646FA" w:rsidRDefault="00266CF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F83A7F"/>
    <w:multiLevelType w:val="multilevel"/>
    <w:tmpl w:val="A886C8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45B74004"/>
    <w:multiLevelType w:val="hybridMultilevel"/>
    <w:tmpl w:val="1B6E93B2"/>
    <w:lvl w:ilvl="0" w:tplc="8C7E6604">
      <w:start w:val="1"/>
      <w:numFmt w:val="bullet"/>
      <w:lvlText w:val=""/>
      <w:lvlJc w:val="left"/>
      <w:pPr>
        <w:ind w:left="720" w:hanging="360"/>
      </w:pPr>
      <w:rPr>
        <w:rFonts w:ascii="Symbol" w:hAnsi="Symbol" w:hint="default"/>
      </w:rPr>
    </w:lvl>
    <w:lvl w:ilvl="1" w:tplc="42C04F98">
      <w:start w:val="1"/>
      <w:numFmt w:val="bullet"/>
      <w:lvlText w:val="o"/>
      <w:lvlJc w:val="left"/>
      <w:pPr>
        <w:ind w:left="1440" w:hanging="360"/>
      </w:pPr>
      <w:rPr>
        <w:rFonts w:ascii="Courier New" w:hAnsi="Courier New" w:hint="default"/>
      </w:rPr>
    </w:lvl>
    <w:lvl w:ilvl="2" w:tplc="D8B8B972">
      <w:start w:val="1"/>
      <w:numFmt w:val="bullet"/>
      <w:lvlText w:val=""/>
      <w:lvlJc w:val="left"/>
      <w:pPr>
        <w:ind w:left="2160" w:hanging="360"/>
      </w:pPr>
      <w:rPr>
        <w:rFonts w:ascii="Wingdings" w:hAnsi="Wingdings" w:hint="default"/>
      </w:rPr>
    </w:lvl>
    <w:lvl w:ilvl="3" w:tplc="E2BAB804">
      <w:start w:val="1"/>
      <w:numFmt w:val="bullet"/>
      <w:lvlText w:val=""/>
      <w:lvlJc w:val="left"/>
      <w:pPr>
        <w:ind w:left="2880" w:hanging="360"/>
      </w:pPr>
      <w:rPr>
        <w:rFonts w:ascii="Symbol" w:hAnsi="Symbol" w:hint="default"/>
      </w:rPr>
    </w:lvl>
    <w:lvl w:ilvl="4" w:tplc="F8C2C77C">
      <w:start w:val="1"/>
      <w:numFmt w:val="bullet"/>
      <w:lvlText w:val="o"/>
      <w:lvlJc w:val="left"/>
      <w:pPr>
        <w:ind w:left="3600" w:hanging="360"/>
      </w:pPr>
      <w:rPr>
        <w:rFonts w:ascii="Courier New" w:hAnsi="Courier New" w:hint="default"/>
      </w:rPr>
    </w:lvl>
    <w:lvl w:ilvl="5" w:tplc="53B8199C">
      <w:start w:val="1"/>
      <w:numFmt w:val="bullet"/>
      <w:lvlText w:val=""/>
      <w:lvlJc w:val="left"/>
      <w:pPr>
        <w:ind w:left="4320" w:hanging="360"/>
      </w:pPr>
      <w:rPr>
        <w:rFonts w:ascii="Wingdings" w:hAnsi="Wingdings" w:hint="default"/>
      </w:rPr>
    </w:lvl>
    <w:lvl w:ilvl="6" w:tplc="B3F099A2">
      <w:start w:val="1"/>
      <w:numFmt w:val="bullet"/>
      <w:lvlText w:val=""/>
      <w:lvlJc w:val="left"/>
      <w:pPr>
        <w:ind w:left="5040" w:hanging="360"/>
      </w:pPr>
      <w:rPr>
        <w:rFonts w:ascii="Symbol" w:hAnsi="Symbol" w:hint="default"/>
      </w:rPr>
    </w:lvl>
    <w:lvl w:ilvl="7" w:tplc="7EBA22FE">
      <w:start w:val="1"/>
      <w:numFmt w:val="bullet"/>
      <w:lvlText w:val="o"/>
      <w:lvlJc w:val="left"/>
      <w:pPr>
        <w:ind w:left="5760" w:hanging="360"/>
      </w:pPr>
      <w:rPr>
        <w:rFonts w:ascii="Courier New" w:hAnsi="Courier New" w:hint="default"/>
      </w:rPr>
    </w:lvl>
    <w:lvl w:ilvl="8" w:tplc="C4DCC632">
      <w:start w:val="1"/>
      <w:numFmt w:val="bullet"/>
      <w:lvlText w:val=""/>
      <w:lvlJc w:val="left"/>
      <w:pPr>
        <w:ind w:left="6480" w:hanging="360"/>
      </w:pPr>
      <w:rPr>
        <w:rFonts w:ascii="Wingdings" w:hAnsi="Wingdings" w:hint="default"/>
      </w:rPr>
    </w:lvl>
  </w:abstractNum>
  <w:abstractNum w:abstractNumId="2">
    <w:nsid w:val="4F55488A"/>
    <w:multiLevelType w:val="multilevel"/>
    <w:tmpl w:val="5608F30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779C7173"/>
    <w:multiLevelType w:val="hybridMultilevel"/>
    <w:tmpl w:val="F5381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F971F91"/>
    <w:multiLevelType w:val="hybridMultilevel"/>
    <w:tmpl w:val="5350ACBA"/>
    <w:lvl w:ilvl="0" w:tplc="CE6A3F62">
      <w:start w:val="1"/>
      <w:numFmt w:val="bullet"/>
      <w:lvlText w:val=""/>
      <w:lvlJc w:val="left"/>
      <w:pPr>
        <w:ind w:left="720" w:hanging="360"/>
      </w:pPr>
      <w:rPr>
        <w:rFonts w:ascii="Symbol" w:hAnsi="Symbol" w:hint="default"/>
      </w:rPr>
    </w:lvl>
    <w:lvl w:ilvl="1" w:tplc="E9DA06EA">
      <w:start w:val="1"/>
      <w:numFmt w:val="bullet"/>
      <w:lvlText w:val="o"/>
      <w:lvlJc w:val="left"/>
      <w:pPr>
        <w:ind w:left="1440" w:hanging="360"/>
      </w:pPr>
      <w:rPr>
        <w:rFonts w:ascii="Courier New" w:hAnsi="Courier New" w:hint="default"/>
      </w:rPr>
    </w:lvl>
    <w:lvl w:ilvl="2" w:tplc="8DC4FE14">
      <w:start w:val="1"/>
      <w:numFmt w:val="bullet"/>
      <w:lvlText w:val=""/>
      <w:lvlJc w:val="left"/>
      <w:pPr>
        <w:ind w:left="2160" w:hanging="360"/>
      </w:pPr>
      <w:rPr>
        <w:rFonts w:ascii="Wingdings" w:hAnsi="Wingdings" w:hint="default"/>
      </w:rPr>
    </w:lvl>
    <w:lvl w:ilvl="3" w:tplc="053878E6">
      <w:start w:val="1"/>
      <w:numFmt w:val="bullet"/>
      <w:lvlText w:val=""/>
      <w:lvlJc w:val="left"/>
      <w:pPr>
        <w:ind w:left="2880" w:hanging="360"/>
      </w:pPr>
      <w:rPr>
        <w:rFonts w:ascii="Symbol" w:hAnsi="Symbol" w:hint="default"/>
      </w:rPr>
    </w:lvl>
    <w:lvl w:ilvl="4" w:tplc="AEFEBBFE">
      <w:start w:val="1"/>
      <w:numFmt w:val="bullet"/>
      <w:lvlText w:val="o"/>
      <w:lvlJc w:val="left"/>
      <w:pPr>
        <w:ind w:left="3600" w:hanging="360"/>
      </w:pPr>
      <w:rPr>
        <w:rFonts w:ascii="Courier New" w:hAnsi="Courier New" w:hint="default"/>
      </w:rPr>
    </w:lvl>
    <w:lvl w:ilvl="5" w:tplc="860E54E0">
      <w:start w:val="1"/>
      <w:numFmt w:val="bullet"/>
      <w:lvlText w:val=""/>
      <w:lvlJc w:val="left"/>
      <w:pPr>
        <w:ind w:left="4320" w:hanging="360"/>
      </w:pPr>
      <w:rPr>
        <w:rFonts w:ascii="Wingdings" w:hAnsi="Wingdings" w:hint="default"/>
      </w:rPr>
    </w:lvl>
    <w:lvl w:ilvl="6" w:tplc="74A439A8">
      <w:start w:val="1"/>
      <w:numFmt w:val="bullet"/>
      <w:lvlText w:val=""/>
      <w:lvlJc w:val="left"/>
      <w:pPr>
        <w:ind w:left="5040" w:hanging="360"/>
      </w:pPr>
      <w:rPr>
        <w:rFonts w:ascii="Symbol" w:hAnsi="Symbol" w:hint="default"/>
      </w:rPr>
    </w:lvl>
    <w:lvl w:ilvl="7" w:tplc="48CC308C">
      <w:start w:val="1"/>
      <w:numFmt w:val="bullet"/>
      <w:lvlText w:val="o"/>
      <w:lvlJc w:val="left"/>
      <w:pPr>
        <w:ind w:left="5760" w:hanging="360"/>
      </w:pPr>
      <w:rPr>
        <w:rFonts w:ascii="Courier New" w:hAnsi="Courier New" w:hint="default"/>
      </w:rPr>
    </w:lvl>
    <w:lvl w:ilvl="8" w:tplc="D5F238F4">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0D3"/>
    <w:rsid w:val="00001A7F"/>
    <w:rsid w:val="00002486"/>
    <w:rsid w:val="0000340B"/>
    <w:rsid w:val="0000667D"/>
    <w:rsid w:val="00010225"/>
    <w:rsid w:val="00013F19"/>
    <w:rsid w:val="00031F22"/>
    <w:rsid w:val="000371C2"/>
    <w:rsid w:val="000440D3"/>
    <w:rsid w:val="00044259"/>
    <w:rsid w:val="00045519"/>
    <w:rsid w:val="0005372E"/>
    <w:rsid w:val="00056D5B"/>
    <w:rsid w:val="000602CF"/>
    <w:rsid w:val="00060C5F"/>
    <w:rsid w:val="00062773"/>
    <w:rsid w:val="00073CCF"/>
    <w:rsid w:val="000810B8"/>
    <w:rsid w:val="000817AB"/>
    <w:rsid w:val="00082229"/>
    <w:rsid w:val="00086BE0"/>
    <w:rsid w:val="000A20D2"/>
    <w:rsid w:val="000B581B"/>
    <w:rsid w:val="000C51B3"/>
    <w:rsid w:val="000E1F5E"/>
    <w:rsid w:val="000E24EB"/>
    <w:rsid w:val="000E3C99"/>
    <w:rsid w:val="000E59EC"/>
    <w:rsid w:val="000F7508"/>
    <w:rsid w:val="00120335"/>
    <w:rsid w:val="00127880"/>
    <w:rsid w:val="00131AD7"/>
    <w:rsid w:val="0014160A"/>
    <w:rsid w:val="00141A47"/>
    <w:rsid w:val="001535A9"/>
    <w:rsid w:val="00170564"/>
    <w:rsid w:val="001742D7"/>
    <w:rsid w:val="00175068"/>
    <w:rsid w:val="00175877"/>
    <w:rsid w:val="00186B37"/>
    <w:rsid w:val="00187162"/>
    <w:rsid w:val="001924B9"/>
    <w:rsid w:val="00193944"/>
    <w:rsid w:val="00193954"/>
    <w:rsid w:val="001A4CFC"/>
    <w:rsid w:val="001B4DA8"/>
    <w:rsid w:val="001B5653"/>
    <w:rsid w:val="001B7371"/>
    <w:rsid w:val="001C232E"/>
    <w:rsid w:val="001E5535"/>
    <w:rsid w:val="0021055C"/>
    <w:rsid w:val="00210683"/>
    <w:rsid w:val="002178F0"/>
    <w:rsid w:val="00224E27"/>
    <w:rsid w:val="00225CD9"/>
    <w:rsid w:val="0022723D"/>
    <w:rsid w:val="00232329"/>
    <w:rsid w:val="00232ECD"/>
    <w:rsid w:val="00236FA1"/>
    <w:rsid w:val="00256DF4"/>
    <w:rsid w:val="002609A5"/>
    <w:rsid w:val="00266CF5"/>
    <w:rsid w:val="00286D37"/>
    <w:rsid w:val="00293343"/>
    <w:rsid w:val="002A1D11"/>
    <w:rsid w:val="002B06CD"/>
    <w:rsid w:val="002B572A"/>
    <w:rsid w:val="002C14AB"/>
    <w:rsid w:val="002C2585"/>
    <w:rsid w:val="002E0608"/>
    <w:rsid w:val="002F10E8"/>
    <w:rsid w:val="002F63A9"/>
    <w:rsid w:val="00307C0C"/>
    <w:rsid w:val="00314260"/>
    <w:rsid w:val="0032545B"/>
    <w:rsid w:val="0032774D"/>
    <w:rsid w:val="00332B71"/>
    <w:rsid w:val="00350DB4"/>
    <w:rsid w:val="00352F0B"/>
    <w:rsid w:val="0035314D"/>
    <w:rsid w:val="003637BC"/>
    <w:rsid w:val="0037541C"/>
    <w:rsid w:val="003770BC"/>
    <w:rsid w:val="00377ED8"/>
    <w:rsid w:val="00386A51"/>
    <w:rsid w:val="003A0CC3"/>
    <w:rsid w:val="003B296B"/>
    <w:rsid w:val="003B3D8A"/>
    <w:rsid w:val="003B4812"/>
    <w:rsid w:val="003C385A"/>
    <w:rsid w:val="003E6697"/>
    <w:rsid w:val="00403CF0"/>
    <w:rsid w:val="00407C09"/>
    <w:rsid w:val="00423F3E"/>
    <w:rsid w:val="00424386"/>
    <w:rsid w:val="00424792"/>
    <w:rsid w:val="004252AD"/>
    <w:rsid w:val="004341CD"/>
    <w:rsid w:val="0043664F"/>
    <w:rsid w:val="004521AC"/>
    <w:rsid w:val="0045682C"/>
    <w:rsid w:val="00462F1E"/>
    <w:rsid w:val="00466A24"/>
    <w:rsid w:val="004768F1"/>
    <w:rsid w:val="00476CB9"/>
    <w:rsid w:val="00477F23"/>
    <w:rsid w:val="00482F70"/>
    <w:rsid w:val="0048302F"/>
    <w:rsid w:val="0049326B"/>
    <w:rsid w:val="0049790F"/>
    <w:rsid w:val="004A6804"/>
    <w:rsid w:val="004D2661"/>
    <w:rsid w:val="004D7E5B"/>
    <w:rsid w:val="004E3ADD"/>
    <w:rsid w:val="004E669E"/>
    <w:rsid w:val="004E7C70"/>
    <w:rsid w:val="004F1DF8"/>
    <w:rsid w:val="004F60BB"/>
    <w:rsid w:val="00500A12"/>
    <w:rsid w:val="00504CC1"/>
    <w:rsid w:val="00505CC6"/>
    <w:rsid w:val="00507939"/>
    <w:rsid w:val="005151AE"/>
    <w:rsid w:val="005220A1"/>
    <w:rsid w:val="005263AB"/>
    <w:rsid w:val="00527DFA"/>
    <w:rsid w:val="00531D74"/>
    <w:rsid w:val="00540ADF"/>
    <w:rsid w:val="00571DD4"/>
    <w:rsid w:val="00582E91"/>
    <w:rsid w:val="005A0EE3"/>
    <w:rsid w:val="005B3C68"/>
    <w:rsid w:val="005B677F"/>
    <w:rsid w:val="005B738D"/>
    <w:rsid w:val="005C1D11"/>
    <w:rsid w:val="005C7246"/>
    <w:rsid w:val="005E0B9A"/>
    <w:rsid w:val="005E1C5F"/>
    <w:rsid w:val="00603E83"/>
    <w:rsid w:val="00610C1D"/>
    <w:rsid w:val="00616C30"/>
    <w:rsid w:val="00626459"/>
    <w:rsid w:val="006302E0"/>
    <w:rsid w:val="00630319"/>
    <w:rsid w:val="00630FFA"/>
    <w:rsid w:val="006335AE"/>
    <w:rsid w:val="006355C9"/>
    <w:rsid w:val="00637734"/>
    <w:rsid w:val="00637894"/>
    <w:rsid w:val="00641670"/>
    <w:rsid w:val="00644125"/>
    <w:rsid w:val="006574C5"/>
    <w:rsid w:val="006660D2"/>
    <w:rsid w:val="00684602"/>
    <w:rsid w:val="006851D5"/>
    <w:rsid w:val="00686AFA"/>
    <w:rsid w:val="00686E97"/>
    <w:rsid w:val="006932AA"/>
    <w:rsid w:val="006A0493"/>
    <w:rsid w:val="006A1322"/>
    <w:rsid w:val="006A6166"/>
    <w:rsid w:val="006B290F"/>
    <w:rsid w:val="006B77CD"/>
    <w:rsid w:val="006B7E79"/>
    <w:rsid w:val="006C74A3"/>
    <w:rsid w:val="006E1A7A"/>
    <w:rsid w:val="006E3AD9"/>
    <w:rsid w:val="006F57AA"/>
    <w:rsid w:val="00710384"/>
    <w:rsid w:val="00716E1E"/>
    <w:rsid w:val="00737B00"/>
    <w:rsid w:val="007428AB"/>
    <w:rsid w:val="007552F9"/>
    <w:rsid w:val="0078047C"/>
    <w:rsid w:val="00780B1B"/>
    <w:rsid w:val="00785A54"/>
    <w:rsid w:val="00794181"/>
    <w:rsid w:val="007A637D"/>
    <w:rsid w:val="007A7115"/>
    <w:rsid w:val="007D21C8"/>
    <w:rsid w:val="007D2A33"/>
    <w:rsid w:val="007D684F"/>
    <w:rsid w:val="007E67C3"/>
    <w:rsid w:val="007E72DD"/>
    <w:rsid w:val="007E7492"/>
    <w:rsid w:val="00801E83"/>
    <w:rsid w:val="0080327D"/>
    <w:rsid w:val="00804285"/>
    <w:rsid w:val="0081187F"/>
    <w:rsid w:val="00824011"/>
    <w:rsid w:val="00837FDC"/>
    <w:rsid w:val="008463CC"/>
    <w:rsid w:val="008510C9"/>
    <w:rsid w:val="008540EC"/>
    <w:rsid w:val="00856456"/>
    <w:rsid w:val="00875DBB"/>
    <w:rsid w:val="00876B34"/>
    <w:rsid w:val="00876F22"/>
    <w:rsid w:val="00887938"/>
    <w:rsid w:val="008A65CC"/>
    <w:rsid w:val="008C212F"/>
    <w:rsid w:val="008C2A16"/>
    <w:rsid w:val="008C7BF5"/>
    <w:rsid w:val="008D399D"/>
    <w:rsid w:val="008D5DB4"/>
    <w:rsid w:val="008D7158"/>
    <w:rsid w:val="008F062F"/>
    <w:rsid w:val="008F2298"/>
    <w:rsid w:val="00907C42"/>
    <w:rsid w:val="00920405"/>
    <w:rsid w:val="00942B7B"/>
    <w:rsid w:val="00947D9A"/>
    <w:rsid w:val="00947EA8"/>
    <w:rsid w:val="00951A42"/>
    <w:rsid w:val="0096781F"/>
    <w:rsid w:val="00967C0E"/>
    <w:rsid w:val="009714E9"/>
    <w:rsid w:val="009766A1"/>
    <w:rsid w:val="00982639"/>
    <w:rsid w:val="0098794D"/>
    <w:rsid w:val="009B11B3"/>
    <w:rsid w:val="009B2E0E"/>
    <w:rsid w:val="009D3394"/>
    <w:rsid w:val="009D7A6F"/>
    <w:rsid w:val="009E53C3"/>
    <w:rsid w:val="00A03056"/>
    <w:rsid w:val="00A05631"/>
    <w:rsid w:val="00A06C9B"/>
    <w:rsid w:val="00A07F6D"/>
    <w:rsid w:val="00A123B6"/>
    <w:rsid w:val="00A171B4"/>
    <w:rsid w:val="00A232B3"/>
    <w:rsid w:val="00A3027E"/>
    <w:rsid w:val="00A53889"/>
    <w:rsid w:val="00A552EF"/>
    <w:rsid w:val="00A56C7E"/>
    <w:rsid w:val="00A625F2"/>
    <w:rsid w:val="00A67D22"/>
    <w:rsid w:val="00A7502C"/>
    <w:rsid w:val="00A83A5C"/>
    <w:rsid w:val="00A92D8E"/>
    <w:rsid w:val="00A974A2"/>
    <w:rsid w:val="00AA0925"/>
    <w:rsid w:val="00AA11ED"/>
    <w:rsid w:val="00AA21D2"/>
    <w:rsid w:val="00AA3A5A"/>
    <w:rsid w:val="00AA7C81"/>
    <w:rsid w:val="00AB2A6E"/>
    <w:rsid w:val="00AB529F"/>
    <w:rsid w:val="00AC5EA0"/>
    <w:rsid w:val="00AD4769"/>
    <w:rsid w:val="00AE0109"/>
    <w:rsid w:val="00AE32A4"/>
    <w:rsid w:val="00AF615D"/>
    <w:rsid w:val="00B35C8F"/>
    <w:rsid w:val="00B40B53"/>
    <w:rsid w:val="00B422DB"/>
    <w:rsid w:val="00B427B1"/>
    <w:rsid w:val="00B54B71"/>
    <w:rsid w:val="00B576FD"/>
    <w:rsid w:val="00B57BC7"/>
    <w:rsid w:val="00B603BF"/>
    <w:rsid w:val="00B609B7"/>
    <w:rsid w:val="00B6395A"/>
    <w:rsid w:val="00B66DE1"/>
    <w:rsid w:val="00B734F6"/>
    <w:rsid w:val="00B80620"/>
    <w:rsid w:val="00B80966"/>
    <w:rsid w:val="00BA155D"/>
    <w:rsid w:val="00BA7036"/>
    <w:rsid w:val="00BB6B3A"/>
    <w:rsid w:val="00BC0574"/>
    <w:rsid w:val="00BD6421"/>
    <w:rsid w:val="00BD76C5"/>
    <w:rsid w:val="00BF6520"/>
    <w:rsid w:val="00C152B6"/>
    <w:rsid w:val="00C225DB"/>
    <w:rsid w:val="00C27BFE"/>
    <w:rsid w:val="00C31DF4"/>
    <w:rsid w:val="00C4548A"/>
    <w:rsid w:val="00C53EFA"/>
    <w:rsid w:val="00C557A8"/>
    <w:rsid w:val="00C615B7"/>
    <w:rsid w:val="00C61DF6"/>
    <w:rsid w:val="00C77EC1"/>
    <w:rsid w:val="00C80201"/>
    <w:rsid w:val="00C82A51"/>
    <w:rsid w:val="00C85E98"/>
    <w:rsid w:val="00CA00D6"/>
    <w:rsid w:val="00CA3497"/>
    <w:rsid w:val="00CB31F2"/>
    <w:rsid w:val="00CC2169"/>
    <w:rsid w:val="00CD7805"/>
    <w:rsid w:val="00CF4197"/>
    <w:rsid w:val="00D02F2B"/>
    <w:rsid w:val="00D04968"/>
    <w:rsid w:val="00D074FC"/>
    <w:rsid w:val="00D10042"/>
    <w:rsid w:val="00D17B5E"/>
    <w:rsid w:val="00D25320"/>
    <w:rsid w:val="00D31618"/>
    <w:rsid w:val="00D40747"/>
    <w:rsid w:val="00D40C74"/>
    <w:rsid w:val="00D53036"/>
    <w:rsid w:val="00D60736"/>
    <w:rsid w:val="00D649F1"/>
    <w:rsid w:val="00D6696B"/>
    <w:rsid w:val="00D67922"/>
    <w:rsid w:val="00D731FC"/>
    <w:rsid w:val="00D8120E"/>
    <w:rsid w:val="00D82389"/>
    <w:rsid w:val="00D82A03"/>
    <w:rsid w:val="00D909A3"/>
    <w:rsid w:val="00D9706C"/>
    <w:rsid w:val="00DA282A"/>
    <w:rsid w:val="00DB363D"/>
    <w:rsid w:val="00DB58AB"/>
    <w:rsid w:val="00DC0E0E"/>
    <w:rsid w:val="00DC1934"/>
    <w:rsid w:val="00DC6BB7"/>
    <w:rsid w:val="00DD50E4"/>
    <w:rsid w:val="00DD5903"/>
    <w:rsid w:val="00DE586D"/>
    <w:rsid w:val="00DE75F4"/>
    <w:rsid w:val="00DF4945"/>
    <w:rsid w:val="00E003E0"/>
    <w:rsid w:val="00E04CE3"/>
    <w:rsid w:val="00E069F8"/>
    <w:rsid w:val="00E06E20"/>
    <w:rsid w:val="00E202FF"/>
    <w:rsid w:val="00E20B1E"/>
    <w:rsid w:val="00E20FE7"/>
    <w:rsid w:val="00E21423"/>
    <w:rsid w:val="00E31820"/>
    <w:rsid w:val="00E31BDE"/>
    <w:rsid w:val="00E33880"/>
    <w:rsid w:val="00E33D8C"/>
    <w:rsid w:val="00E345B8"/>
    <w:rsid w:val="00E509A8"/>
    <w:rsid w:val="00E61200"/>
    <w:rsid w:val="00E63055"/>
    <w:rsid w:val="00E73DD0"/>
    <w:rsid w:val="00E749BB"/>
    <w:rsid w:val="00E7631A"/>
    <w:rsid w:val="00E86DFF"/>
    <w:rsid w:val="00E876B2"/>
    <w:rsid w:val="00E912CA"/>
    <w:rsid w:val="00E92B65"/>
    <w:rsid w:val="00E950D1"/>
    <w:rsid w:val="00EA0C64"/>
    <w:rsid w:val="00EA11CD"/>
    <w:rsid w:val="00EB2E1E"/>
    <w:rsid w:val="00ED7E8A"/>
    <w:rsid w:val="00EE2B5F"/>
    <w:rsid w:val="00EF4F45"/>
    <w:rsid w:val="00F123B4"/>
    <w:rsid w:val="00F132BC"/>
    <w:rsid w:val="00F30942"/>
    <w:rsid w:val="00F36A34"/>
    <w:rsid w:val="00F37557"/>
    <w:rsid w:val="00F46FF6"/>
    <w:rsid w:val="00F47595"/>
    <w:rsid w:val="00F52BBA"/>
    <w:rsid w:val="00F62B71"/>
    <w:rsid w:val="00FB0597"/>
    <w:rsid w:val="00FB0E3D"/>
    <w:rsid w:val="00FB684B"/>
    <w:rsid w:val="00FC00DC"/>
    <w:rsid w:val="00FC1458"/>
    <w:rsid w:val="00FC6626"/>
    <w:rsid w:val="00FE105A"/>
    <w:rsid w:val="00FF5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653F2"/>
  <w15:chartTrackingRefBased/>
  <w15:docId w15:val="{F78F8976-0BAB-49A9-B309-B01371356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40D3"/>
    <w:pPr>
      <w:spacing w:after="200" w:line="360" w:lineRule="auto"/>
    </w:pPr>
    <w:rPr>
      <w:rFonts w:ascii="Calibri" w:eastAsiaTheme="minorEastAsia" w:hAnsi="Calibri" w:cstheme="minorBidi"/>
      <w:szCs w:val="24"/>
      <w:lang w:val="en-GB" w:eastAsia="ja-JP"/>
    </w:rPr>
  </w:style>
  <w:style w:type="paragraph" w:styleId="Heading1">
    <w:name w:val="heading 1"/>
    <w:basedOn w:val="Normal"/>
    <w:next w:val="Normal"/>
    <w:link w:val="Heading1Char"/>
    <w:uiPriority w:val="9"/>
    <w:qFormat/>
    <w:rsid w:val="000440D3"/>
    <w:pPr>
      <w:keepNext/>
      <w:keepLines/>
      <w:numPr>
        <w:numId w:val="3"/>
      </w:numPr>
      <w:spacing w:before="480"/>
      <w:ind w:left="431" w:hanging="431"/>
      <w:outlineLvl w:val="0"/>
    </w:pPr>
    <w:rPr>
      <w:rFonts w:asciiTheme="majorHAnsi" w:eastAsiaTheme="majorEastAsia" w:hAnsiTheme="majorHAnsi" w:cstheme="majorBidi"/>
      <w:b/>
      <w:bCs/>
      <w:color w:val="7030A0"/>
      <w:sz w:val="28"/>
      <w:szCs w:val="28"/>
      <w:lang w:eastAsia="en-US"/>
    </w:rPr>
  </w:style>
  <w:style w:type="paragraph" w:styleId="Heading2">
    <w:name w:val="heading 2"/>
    <w:basedOn w:val="Normal"/>
    <w:next w:val="Normal"/>
    <w:link w:val="Heading2Char"/>
    <w:uiPriority w:val="9"/>
    <w:unhideWhenUsed/>
    <w:qFormat/>
    <w:rsid w:val="000440D3"/>
    <w:pPr>
      <w:keepNext/>
      <w:keepLines/>
      <w:numPr>
        <w:ilvl w:val="1"/>
        <w:numId w:val="3"/>
      </w:numPr>
      <w:spacing w:before="200"/>
      <w:outlineLvl w:val="1"/>
    </w:pPr>
    <w:rPr>
      <w:rFonts w:asciiTheme="majorHAnsi" w:eastAsiaTheme="majorEastAsia" w:hAnsiTheme="majorHAnsi" w:cstheme="majorBidi"/>
      <w:b/>
      <w:bCs/>
      <w:color w:val="7030A0"/>
      <w:sz w:val="26"/>
      <w:szCs w:val="26"/>
      <w:lang w:eastAsia="en-US"/>
    </w:rPr>
  </w:style>
  <w:style w:type="paragraph" w:styleId="Heading3">
    <w:name w:val="heading 3"/>
    <w:basedOn w:val="Normal"/>
    <w:next w:val="Normal"/>
    <w:link w:val="Heading3Char"/>
    <w:uiPriority w:val="9"/>
    <w:unhideWhenUsed/>
    <w:qFormat/>
    <w:rsid w:val="000440D3"/>
    <w:pPr>
      <w:keepNext/>
      <w:keepLines/>
      <w:numPr>
        <w:ilvl w:val="2"/>
        <w:numId w:val="3"/>
      </w:numPr>
      <w:spacing w:before="200" w:after="0"/>
      <w:outlineLvl w:val="2"/>
    </w:pPr>
    <w:rPr>
      <w:rFonts w:asciiTheme="majorHAnsi" w:eastAsiaTheme="majorEastAsia" w:hAnsiTheme="majorHAnsi" w:cstheme="majorBidi"/>
      <w:b/>
      <w:bCs/>
      <w:color w:val="7030A0"/>
      <w:lang w:eastAsia="en-US"/>
    </w:rPr>
  </w:style>
  <w:style w:type="paragraph" w:styleId="Heading4">
    <w:name w:val="heading 4"/>
    <w:basedOn w:val="Normal"/>
    <w:next w:val="Normal"/>
    <w:link w:val="Heading4Char"/>
    <w:uiPriority w:val="9"/>
    <w:unhideWhenUsed/>
    <w:qFormat/>
    <w:rsid w:val="000440D3"/>
    <w:pPr>
      <w:keepNext/>
      <w:keepLines/>
      <w:numPr>
        <w:ilvl w:val="3"/>
        <w:numId w:val="3"/>
      </w:numPr>
      <w:spacing w:before="200" w:after="0"/>
      <w:outlineLvl w:val="3"/>
    </w:pPr>
    <w:rPr>
      <w:rFonts w:asciiTheme="majorHAnsi" w:eastAsiaTheme="majorEastAsia" w:hAnsiTheme="majorHAnsi" w:cstheme="majorBidi"/>
      <w:b/>
      <w:bCs/>
      <w:i/>
      <w:iCs/>
      <w:color w:val="5B9BD5" w:themeColor="accent1"/>
      <w:lang w:eastAsia="en-US"/>
    </w:rPr>
  </w:style>
  <w:style w:type="paragraph" w:styleId="Heading5">
    <w:name w:val="heading 5"/>
    <w:basedOn w:val="Normal"/>
    <w:next w:val="Normal"/>
    <w:link w:val="Heading5Char"/>
    <w:uiPriority w:val="9"/>
    <w:unhideWhenUsed/>
    <w:qFormat/>
    <w:rsid w:val="000440D3"/>
    <w:pPr>
      <w:keepNext/>
      <w:keepLines/>
      <w:numPr>
        <w:ilvl w:val="4"/>
        <w:numId w:val="3"/>
      </w:numPr>
      <w:spacing w:before="200" w:after="0"/>
      <w:outlineLvl w:val="4"/>
    </w:pPr>
    <w:rPr>
      <w:rFonts w:asciiTheme="majorHAnsi" w:eastAsiaTheme="majorEastAsia" w:hAnsiTheme="majorHAnsi" w:cstheme="majorBidi"/>
      <w:color w:val="1F4D78" w:themeColor="accent1" w:themeShade="7F"/>
      <w:lang w:eastAsia="en-US"/>
    </w:rPr>
  </w:style>
  <w:style w:type="paragraph" w:styleId="Heading6">
    <w:name w:val="heading 6"/>
    <w:basedOn w:val="Normal"/>
    <w:next w:val="Normal"/>
    <w:link w:val="Heading6Char"/>
    <w:uiPriority w:val="9"/>
    <w:unhideWhenUsed/>
    <w:qFormat/>
    <w:rsid w:val="000440D3"/>
    <w:pPr>
      <w:keepNext/>
      <w:keepLines/>
      <w:numPr>
        <w:ilvl w:val="5"/>
        <w:numId w:val="3"/>
      </w:numPr>
      <w:spacing w:before="200" w:after="0"/>
      <w:outlineLvl w:val="5"/>
    </w:pPr>
    <w:rPr>
      <w:rFonts w:asciiTheme="majorHAnsi" w:eastAsiaTheme="majorEastAsia" w:hAnsiTheme="majorHAnsi" w:cstheme="majorBidi"/>
      <w:i/>
      <w:iCs/>
      <w:color w:val="1F4D78" w:themeColor="accent1" w:themeShade="7F"/>
      <w:lang w:eastAsia="en-US"/>
    </w:rPr>
  </w:style>
  <w:style w:type="paragraph" w:styleId="Heading7">
    <w:name w:val="heading 7"/>
    <w:basedOn w:val="Normal"/>
    <w:next w:val="Normal"/>
    <w:link w:val="Heading7Char"/>
    <w:uiPriority w:val="9"/>
    <w:unhideWhenUsed/>
    <w:qFormat/>
    <w:rsid w:val="000440D3"/>
    <w:pPr>
      <w:keepNext/>
      <w:keepLines/>
      <w:numPr>
        <w:ilvl w:val="6"/>
        <w:numId w:val="3"/>
      </w:numPr>
      <w:spacing w:before="200" w:after="0"/>
      <w:outlineLvl w:val="6"/>
    </w:pPr>
    <w:rPr>
      <w:rFonts w:asciiTheme="majorHAnsi" w:eastAsiaTheme="majorEastAsia" w:hAnsiTheme="majorHAnsi" w:cstheme="majorBidi"/>
      <w:i/>
      <w:iCs/>
      <w:color w:val="404040" w:themeColor="text1" w:themeTint="BF"/>
      <w:lang w:eastAsia="en-US"/>
    </w:rPr>
  </w:style>
  <w:style w:type="paragraph" w:styleId="Heading8">
    <w:name w:val="heading 8"/>
    <w:basedOn w:val="Normal"/>
    <w:next w:val="Normal"/>
    <w:link w:val="Heading8Char"/>
    <w:uiPriority w:val="9"/>
    <w:unhideWhenUsed/>
    <w:qFormat/>
    <w:rsid w:val="000440D3"/>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lang w:eastAsia="en-US"/>
    </w:rPr>
  </w:style>
  <w:style w:type="paragraph" w:styleId="Heading9">
    <w:name w:val="heading 9"/>
    <w:basedOn w:val="Normal"/>
    <w:next w:val="Normal"/>
    <w:link w:val="Heading9Char"/>
    <w:uiPriority w:val="9"/>
    <w:unhideWhenUsed/>
    <w:qFormat/>
    <w:rsid w:val="000440D3"/>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0D3"/>
    <w:rPr>
      <w:rFonts w:asciiTheme="majorHAnsi" w:eastAsiaTheme="majorEastAsia" w:hAnsiTheme="majorHAnsi" w:cstheme="majorBidi"/>
      <w:b/>
      <w:bCs/>
      <w:color w:val="7030A0"/>
      <w:sz w:val="28"/>
      <w:szCs w:val="28"/>
      <w:lang w:val="en-GB"/>
    </w:rPr>
  </w:style>
  <w:style w:type="character" w:customStyle="1" w:styleId="Heading2Char">
    <w:name w:val="Heading 2 Char"/>
    <w:basedOn w:val="DefaultParagraphFont"/>
    <w:link w:val="Heading2"/>
    <w:uiPriority w:val="9"/>
    <w:rsid w:val="000440D3"/>
    <w:rPr>
      <w:rFonts w:asciiTheme="majorHAnsi" w:eastAsiaTheme="majorEastAsia" w:hAnsiTheme="majorHAnsi" w:cstheme="majorBidi"/>
      <w:b/>
      <w:bCs/>
      <w:color w:val="7030A0"/>
      <w:sz w:val="26"/>
      <w:szCs w:val="26"/>
      <w:lang w:val="en-GB"/>
    </w:rPr>
  </w:style>
  <w:style w:type="character" w:customStyle="1" w:styleId="Heading3Char">
    <w:name w:val="Heading 3 Char"/>
    <w:basedOn w:val="DefaultParagraphFont"/>
    <w:link w:val="Heading3"/>
    <w:uiPriority w:val="9"/>
    <w:rsid w:val="000440D3"/>
    <w:rPr>
      <w:rFonts w:asciiTheme="majorHAnsi" w:eastAsiaTheme="majorEastAsia" w:hAnsiTheme="majorHAnsi" w:cstheme="majorBidi"/>
      <w:b/>
      <w:bCs/>
      <w:color w:val="7030A0"/>
      <w:szCs w:val="24"/>
      <w:lang w:val="en-GB"/>
    </w:rPr>
  </w:style>
  <w:style w:type="character" w:customStyle="1" w:styleId="Heading4Char">
    <w:name w:val="Heading 4 Char"/>
    <w:basedOn w:val="DefaultParagraphFont"/>
    <w:link w:val="Heading4"/>
    <w:uiPriority w:val="9"/>
    <w:rsid w:val="000440D3"/>
    <w:rPr>
      <w:rFonts w:asciiTheme="majorHAnsi" w:eastAsiaTheme="majorEastAsia" w:hAnsiTheme="majorHAnsi" w:cstheme="majorBidi"/>
      <w:b/>
      <w:bCs/>
      <w:i/>
      <w:iCs/>
      <w:color w:val="5B9BD5" w:themeColor="accent1"/>
      <w:szCs w:val="24"/>
      <w:lang w:val="en-GB"/>
    </w:rPr>
  </w:style>
  <w:style w:type="character" w:customStyle="1" w:styleId="Heading5Char">
    <w:name w:val="Heading 5 Char"/>
    <w:basedOn w:val="DefaultParagraphFont"/>
    <w:link w:val="Heading5"/>
    <w:uiPriority w:val="9"/>
    <w:rsid w:val="000440D3"/>
    <w:rPr>
      <w:rFonts w:asciiTheme="majorHAnsi" w:eastAsiaTheme="majorEastAsia" w:hAnsiTheme="majorHAnsi" w:cstheme="majorBidi"/>
      <w:color w:val="1F4D78" w:themeColor="accent1" w:themeShade="7F"/>
      <w:szCs w:val="24"/>
      <w:lang w:val="en-GB"/>
    </w:rPr>
  </w:style>
  <w:style w:type="character" w:customStyle="1" w:styleId="Heading6Char">
    <w:name w:val="Heading 6 Char"/>
    <w:basedOn w:val="DefaultParagraphFont"/>
    <w:link w:val="Heading6"/>
    <w:uiPriority w:val="9"/>
    <w:rsid w:val="000440D3"/>
    <w:rPr>
      <w:rFonts w:asciiTheme="majorHAnsi" w:eastAsiaTheme="majorEastAsia" w:hAnsiTheme="majorHAnsi" w:cstheme="majorBidi"/>
      <w:i/>
      <w:iCs/>
      <w:color w:val="1F4D78" w:themeColor="accent1" w:themeShade="7F"/>
      <w:szCs w:val="24"/>
      <w:lang w:val="en-GB"/>
    </w:rPr>
  </w:style>
  <w:style w:type="character" w:customStyle="1" w:styleId="Heading7Char">
    <w:name w:val="Heading 7 Char"/>
    <w:basedOn w:val="DefaultParagraphFont"/>
    <w:link w:val="Heading7"/>
    <w:uiPriority w:val="9"/>
    <w:rsid w:val="000440D3"/>
    <w:rPr>
      <w:rFonts w:asciiTheme="majorHAnsi" w:eastAsiaTheme="majorEastAsia" w:hAnsiTheme="majorHAnsi" w:cstheme="majorBidi"/>
      <w:i/>
      <w:iCs/>
      <w:color w:val="404040" w:themeColor="text1" w:themeTint="BF"/>
      <w:szCs w:val="24"/>
      <w:lang w:val="en-GB"/>
    </w:rPr>
  </w:style>
  <w:style w:type="character" w:customStyle="1" w:styleId="Heading8Char">
    <w:name w:val="Heading 8 Char"/>
    <w:basedOn w:val="DefaultParagraphFont"/>
    <w:link w:val="Heading8"/>
    <w:uiPriority w:val="9"/>
    <w:rsid w:val="000440D3"/>
    <w:rPr>
      <w:rFonts w:asciiTheme="majorHAnsi" w:eastAsiaTheme="majorEastAsia" w:hAnsiTheme="majorHAnsi" w:cstheme="majorBidi"/>
      <w:color w:val="404040" w:themeColor="text1" w:themeTint="BF"/>
      <w:sz w:val="20"/>
      <w:szCs w:val="20"/>
      <w:lang w:val="en-GB"/>
    </w:rPr>
  </w:style>
  <w:style w:type="character" w:customStyle="1" w:styleId="Heading9Char">
    <w:name w:val="Heading 9 Char"/>
    <w:basedOn w:val="DefaultParagraphFont"/>
    <w:link w:val="Heading9"/>
    <w:uiPriority w:val="9"/>
    <w:rsid w:val="000440D3"/>
    <w:rPr>
      <w:rFonts w:asciiTheme="majorHAnsi" w:eastAsiaTheme="majorEastAsia" w:hAnsiTheme="majorHAnsi" w:cstheme="majorBidi"/>
      <w:i/>
      <w:iCs/>
      <w:color w:val="404040" w:themeColor="text1" w:themeTint="BF"/>
      <w:sz w:val="20"/>
      <w:szCs w:val="20"/>
      <w:lang w:val="en-GB"/>
    </w:rPr>
  </w:style>
  <w:style w:type="paragraph" w:styleId="Header">
    <w:name w:val="header"/>
    <w:basedOn w:val="Normal"/>
    <w:link w:val="HeaderChar"/>
    <w:uiPriority w:val="99"/>
    <w:unhideWhenUsed/>
    <w:rsid w:val="000440D3"/>
    <w:pPr>
      <w:tabs>
        <w:tab w:val="center" w:pos="4320"/>
        <w:tab w:val="right" w:pos="8640"/>
      </w:tabs>
      <w:spacing w:after="0"/>
    </w:pPr>
  </w:style>
  <w:style w:type="character" w:customStyle="1" w:styleId="HeaderChar">
    <w:name w:val="Header Char"/>
    <w:basedOn w:val="DefaultParagraphFont"/>
    <w:link w:val="Header"/>
    <w:uiPriority w:val="99"/>
    <w:rsid w:val="000440D3"/>
    <w:rPr>
      <w:rFonts w:ascii="Calibri" w:eastAsiaTheme="minorEastAsia" w:hAnsi="Calibri" w:cstheme="minorBidi"/>
      <w:szCs w:val="24"/>
      <w:lang w:val="en-GB" w:eastAsia="ja-JP"/>
    </w:rPr>
  </w:style>
  <w:style w:type="paragraph" w:styleId="Footer">
    <w:name w:val="footer"/>
    <w:basedOn w:val="Normal"/>
    <w:link w:val="FooterChar"/>
    <w:uiPriority w:val="99"/>
    <w:unhideWhenUsed/>
    <w:rsid w:val="000440D3"/>
    <w:pPr>
      <w:tabs>
        <w:tab w:val="center" w:pos="4320"/>
        <w:tab w:val="right" w:pos="8640"/>
      </w:tabs>
      <w:spacing w:after="0"/>
    </w:pPr>
  </w:style>
  <w:style w:type="character" w:customStyle="1" w:styleId="FooterChar">
    <w:name w:val="Footer Char"/>
    <w:basedOn w:val="DefaultParagraphFont"/>
    <w:link w:val="Footer"/>
    <w:uiPriority w:val="99"/>
    <w:rsid w:val="000440D3"/>
    <w:rPr>
      <w:rFonts w:ascii="Calibri" w:eastAsiaTheme="minorEastAsia" w:hAnsi="Calibri" w:cstheme="minorBidi"/>
      <w:szCs w:val="24"/>
      <w:lang w:val="en-GB" w:eastAsia="ja-JP"/>
    </w:rPr>
  </w:style>
  <w:style w:type="character" w:styleId="Hyperlink">
    <w:name w:val="Hyperlink"/>
    <w:basedOn w:val="DefaultParagraphFont"/>
    <w:uiPriority w:val="99"/>
    <w:unhideWhenUsed/>
    <w:rsid w:val="000440D3"/>
    <w:rPr>
      <w:color w:val="0563C1" w:themeColor="hyperlink"/>
      <w:u w:val="single"/>
    </w:rPr>
  </w:style>
  <w:style w:type="paragraph" w:styleId="ListParagraph">
    <w:name w:val="List Paragraph"/>
    <w:basedOn w:val="Normal"/>
    <w:uiPriority w:val="99"/>
    <w:qFormat/>
    <w:rsid w:val="000440D3"/>
    <w:pPr>
      <w:ind w:left="720"/>
      <w:contextualSpacing/>
    </w:pPr>
    <w:rPr>
      <w:rFonts w:eastAsia="Times New Roman" w:cs="Calibri"/>
      <w:color w:val="000000"/>
      <w:lang w:eastAsia="en-US"/>
    </w:rPr>
  </w:style>
  <w:style w:type="paragraph" w:styleId="NormalWeb">
    <w:name w:val="Normal (Web)"/>
    <w:basedOn w:val="Normal"/>
    <w:link w:val="NormalWebChar"/>
    <w:uiPriority w:val="99"/>
    <w:unhideWhenUsed/>
    <w:rsid w:val="000440D3"/>
    <w:pPr>
      <w:spacing w:before="100" w:beforeAutospacing="1" w:after="100" w:afterAutospacing="1"/>
    </w:pPr>
    <w:rPr>
      <w:rFonts w:ascii="Times New Roman" w:eastAsia="Times New Roman" w:hAnsi="Times New Roman" w:cs="Times New Roman"/>
      <w:lang w:eastAsia="en-GB"/>
    </w:rPr>
  </w:style>
  <w:style w:type="paragraph" w:customStyle="1" w:styleId="HeaderFooter">
    <w:name w:val="Header &amp; Footer"/>
    <w:uiPriority w:val="99"/>
    <w:rsid w:val="000440D3"/>
    <w:pPr>
      <w:spacing w:after="200" w:line="252" w:lineRule="auto"/>
    </w:pPr>
    <w:rPr>
      <w:rFonts w:ascii="Helvetica" w:eastAsia="ヒラギノ角ゴ Pro W3" w:hAnsi="Helvetica"/>
      <w:color w:val="000000"/>
      <w:kern w:val="1"/>
      <w:sz w:val="22"/>
      <w:lang w:val="en-GB" w:eastAsia="hi-IN" w:bidi="hi-IN"/>
    </w:rPr>
  </w:style>
  <w:style w:type="character" w:customStyle="1" w:styleId="NormalWebChar">
    <w:name w:val="Normal (Web) Char"/>
    <w:basedOn w:val="DefaultParagraphFont"/>
    <w:link w:val="NormalWeb"/>
    <w:uiPriority w:val="99"/>
    <w:locked/>
    <w:rsid w:val="000440D3"/>
    <w:rPr>
      <w:rFonts w:eastAsia="Times New Roman"/>
      <w:szCs w:val="24"/>
      <w:lang w:val="en-GB" w:eastAsia="en-GB"/>
    </w:rPr>
  </w:style>
  <w:style w:type="paragraph" w:styleId="TOCHeading">
    <w:name w:val="TOC Heading"/>
    <w:basedOn w:val="Heading1"/>
    <w:next w:val="Normal"/>
    <w:uiPriority w:val="39"/>
    <w:unhideWhenUsed/>
    <w:qFormat/>
    <w:rsid w:val="00DE586D"/>
    <w:pPr>
      <w:numPr>
        <w:numId w:val="0"/>
      </w:numPr>
      <w:spacing w:before="240" w:after="0" w:line="259" w:lineRule="auto"/>
      <w:outlineLvl w:val="9"/>
    </w:pPr>
    <w:rPr>
      <w:b w:val="0"/>
      <w:bCs w:val="0"/>
      <w:color w:val="2E74B5" w:themeColor="accent1" w:themeShade="BF"/>
      <w:sz w:val="32"/>
      <w:szCs w:val="32"/>
      <w:lang w:val="en-US"/>
    </w:rPr>
  </w:style>
  <w:style w:type="paragraph" w:styleId="TOC1">
    <w:name w:val="toc 1"/>
    <w:basedOn w:val="Normal"/>
    <w:next w:val="Normal"/>
    <w:autoRedefine/>
    <w:uiPriority w:val="39"/>
    <w:unhideWhenUsed/>
    <w:rsid w:val="00DE586D"/>
    <w:pPr>
      <w:spacing w:after="100"/>
    </w:pPr>
  </w:style>
  <w:style w:type="paragraph" w:styleId="TOC2">
    <w:name w:val="toc 2"/>
    <w:basedOn w:val="Normal"/>
    <w:next w:val="Normal"/>
    <w:autoRedefine/>
    <w:uiPriority w:val="39"/>
    <w:unhideWhenUsed/>
    <w:rsid w:val="00DE586D"/>
    <w:pPr>
      <w:spacing w:after="100"/>
      <w:ind w:left="240"/>
    </w:pPr>
  </w:style>
  <w:style w:type="paragraph" w:styleId="TOC3">
    <w:name w:val="toc 3"/>
    <w:basedOn w:val="Normal"/>
    <w:next w:val="Normal"/>
    <w:autoRedefine/>
    <w:uiPriority w:val="39"/>
    <w:unhideWhenUsed/>
    <w:rsid w:val="00DE586D"/>
    <w:pPr>
      <w:spacing w:after="100"/>
      <w:ind w:left="480"/>
    </w:pPr>
  </w:style>
  <w:style w:type="paragraph" w:styleId="HTMLPreformatted">
    <w:name w:val="HTML Preformatted"/>
    <w:basedOn w:val="Normal"/>
    <w:link w:val="HTMLPreformattedChar"/>
    <w:uiPriority w:val="99"/>
    <w:semiHidden/>
    <w:unhideWhenUsed/>
    <w:rsid w:val="00AE0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AE0109"/>
    <w:rPr>
      <w:rFonts w:ascii="Courier New" w:eastAsia="Times New Roman" w:hAnsi="Courier New" w:cs="Courier New"/>
      <w:sz w:val="20"/>
      <w:szCs w:val="20"/>
    </w:rPr>
  </w:style>
  <w:style w:type="paragraph" w:styleId="NoSpacing">
    <w:name w:val="No Spacing"/>
    <w:link w:val="NoSpacingChar"/>
    <w:uiPriority w:val="1"/>
    <w:qFormat/>
    <w:rsid w:val="003637BC"/>
    <w:pPr>
      <w:spacing w:after="0" w:line="240" w:lineRule="auto"/>
    </w:pPr>
    <w:rPr>
      <w:rFonts w:asciiTheme="minorHAnsi" w:eastAsiaTheme="minorEastAsia" w:hAnsiTheme="minorHAnsi" w:cstheme="minorBidi"/>
      <w:sz w:val="22"/>
    </w:rPr>
  </w:style>
  <w:style w:type="character" w:customStyle="1" w:styleId="NoSpacingChar">
    <w:name w:val="No Spacing Char"/>
    <w:basedOn w:val="DefaultParagraphFont"/>
    <w:link w:val="NoSpacing"/>
    <w:uiPriority w:val="1"/>
    <w:rsid w:val="003637BC"/>
    <w:rPr>
      <w:rFonts w:asciiTheme="minorHAnsi" w:eastAsiaTheme="minorEastAsia" w:hAnsiTheme="minorHAnsi" w:cstheme="minorBidi"/>
      <w:sz w:val="22"/>
    </w:rPr>
  </w:style>
  <w:style w:type="character" w:styleId="CommentReference">
    <w:name w:val="annotation reference"/>
    <w:basedOn w:val="DefaultParagraphFont"/>
    <w:uiPriority w:val="99"/>
    <w:semiHidden/>
    <w:unhideWhenUsed/>
    <w:rsid w:val="00A974A2"/>
    <w:rPr>
      <w:sz w:val="16"/>
      <w:szCs w:val="16"/>
    </w:rPr>
  </w:style>
  <w:style w:type="paragraph" w:styleId="CommentText">
    <w:name w:val="annotation text"/>
    <w:basedOn w:val="Normal"/>
    <w:link w:val="CommentTextChar"/>
    <w:uiPriority w:val="99"/>
    <w:semiHidden/>
    <w:unhideWhenUsed/>
    <w:rsid w:val="00A974A2"/>
    <w:pPr>
      <w:spacing w:line="240" w:lineRule="auto"/>
    </w:pPr>
    <w:rPr>
      <w:sz w:val="20"/>
      <w:szCs w:val="20"/>
    </w:rPr>
  </w:style>
  <w:style w:type="character" w:customStyle="1" w:styleId="CommentTextChar">
    <w:name w:val="Comment Text Char"/>
    <w:basedOn w:val="DefaultParagraphFont"/>
    <w:link w:val="CommentText"/>
    <w:uiPriority w:val="99"/>
    <w:semiHidden/>
    <w:rsid w:val="00A974A2"/>
    <w:rPr>
      <w:rFonts w:ascii="Calibri" w:eastAsiaTheme="minorEastAsia" w:hAnsi="Calibri" w:cstheme="minorBidi"/>
      <w:sz w:val="20"/>
      <w:szCs w:val="20"/>
      <w:lang w:val="en-GB" w:eastAsia="ja-JP"/>
    </w:rPr>
  </w:style>
  <w:style w:type="paragraph" w:styleId="CommentSubject">
    <w:name w:val="annotation subject"/>
    <w:basedOn w:val="CommentText"/>
    <w:next w:val="CommentText"/>
    <w:link w:val="CommentSubjectChar"/>
    <w:uiPriority w:val="99"/>
    <w:semiHidden/>
    <w:unhideWhenUsed/>
    <w:rsid w:val="00A974A2"/>
    <w:rPr>
      <w:b/>
      <w:bCs/>
    </w:rPr>
  </w:style>
  <w:style w:type="character" w:customStyle="1" w:styleId="CommentSubjectChar">
    <w:name w:val="Comment Subject Char"/>
    <w:basedOn w:val="CommentTextChar"/>
    <w:link w:val="CommentSubject"/>
    <w:uiPriority w:val="99"/>
    <w:semiHidden/>
    <w:rsid w:val="00A974A2"/>
    <w:rPr>
      <w:rFonts w:ascii="Calibri" w:eastAsiaTheme="minorEastAsia" w:hAnsi="Calibri" w:cstheme="minorBidi"/>
      <w:b/>
      <w:bCs/>
      <w:sz w:val="20"/>
      <w:szCs w:val="20"/>
      <w:lang w:val="en-GB" w:eastAsia="ja-JP"/>
    </w:rPr>
  </w:style>
  <w:style w:type="paragraph" w:styleId="BalloonText">
    <w:name w:val="Balloon Text"/>
    <w:basedOn w:val="Normal"/>
    <w:link w:val="BalloonTextChar"/>
    <w:uiPriority w:val="99"/>
    <w:semiHidden/>
    <w:unhideWhenUsed/>
    <w:rsid w:val="004366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664F"/>
    <w:rPr>
      <w:rFonts w:ascii="Segoe UI" w:eastAsiaTheme="minorEastAsia" w:hAnsi="Segoe UI" w:cs="Segoe UI"/>
      <w:sz w:val="18"/>
      <w:szCs w:val="18"/>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124695">
      <w:bodyDiv w:val="1"/>
      <w:marLeft w:val="0"/>
      <w:marRight w:val="0"/>
      <w:marTop w:val="0"/>
      <w:marBottom w:val="0"/>
      <w:divBdr>
        <w:top w:val="none" w:sz="0" w:space="0" w:color="auto"/>
        <w:left w:val="none" w:sz="0" w:space="0" w:color="auto"/>
        <w:bottom w:val="none" w:sz="0" w:space="0" w:color="auto"/>
        <w:right w:val="none" w:sz="0" w:space="0" w:color="auto"/>
      </w:divBdr>
      <w:divsChild>
        <w:div w:id="375083567">
          <w:marLeft w:val="0"/>
          <w:marRight w:val="0"/>
          <w:marTop w:val="0"/>
          <w:marBottom w:val="0"/>
          <w:divBdr>
            <w:top w:val="none" w:sz="0" w:space="0" w:color="auto"/>
            <w:left w:val="none" w:sz="0" w:space="0" w:color="auto"/>
            <w:bottom w:val="none" w:sz="0" w:space="0" w:color="auto"/>
            <w:right w:val="none" w:sz="0" w:space="0" w:color="auto"/>
          </w:divBdr>
        </w:div>
      </w:divsChild>
    </w:div>
    <w:div w:id="138815120">
      <w:bodyDiv w:val="1"/>
      <w:marLeft w:val="0"/>
      <w:marRight w:val="0"/>
      <w:marTop w:val="0"/>
      <w:marBottom w:val="0"/>
      <w:divBdr>
        <w:top w:val="none" w:sz="0" w:space="0" w:color="auto"/>
        <w:left w:val="none" w:sz="0" w:space="0" w:color="auto"/>
        <w:bottom w:val="none" w:sz="0" w:space="0" w:color="auto"/>
        <w:right w:val="none" w:sz="0" w:space="0" w:color="auto"/>
      </w:divBdr>
      <w:divsChild>
        <w:div w:id="1646813461">
          <w:marLeft w:val="0"/>
          <w:marRight w:val="0"/>
          <w:marTop w:val="0"/>
          <w:marBottom w:val="0"/>
          <w:divBdr>
            <w:top w:val="none" w:sz="0" w:space="0" w:color="auto"/>
            <w:left w:val="none" w:sz="0" w:space="0" w:color="auto"/>
            <w:bottom w:val="none" w:sz="0" w:space="0" w:color="auto"/>
            <w:right w:val="none" w:sz="0" w:space="0" w:color="auto"/>
          </w:divBdr>
        </w:div>
      </w:divsChild>
    </w:div>
    <w:div w:id="275908764">
      <w:bodyDiv w:val="1"/>
      <w:marLeft w:val="0"/>
      <w:marRight w:val="0"/>
      <w:marTop w:val="0"/>
      <w:marBottom w:val="0"/>
      <w:divBdr>
        <w:top w:val="none" w:sz="0" w:space="0" w:color="auto"/>
        <w:left w:val="none" w:sz="0" w:space="0" w:color="auto"/>
        <w:bottom w:val="none" w:sz="0" w:space="0" w:color="auto"/>
        <w:right w:val="none" w:sz="0" w:space="0" w:color="auto"/>
      </w:divBdr>
      <w:divsChild>
        <w:div w:id="2055301605">
          <w:marLeft w:val="0"/>
          <w:marRight w:val="0"/>
          <w:marTop w:val="0"/>
          <w:marBottom w:val="0"/>
          <w:divBdr>
            <w:top w:val="none" w:sz="0" w:space="0" w:color="auto"/>
            <w:left w:val="none" w:sz="0" w:space="0" w:color="auto"/>
            <w:bottom w:val="none" w:sz="0" w:space="0" w:color="auto"/>
            <w:right w:val="none" w:sz="0" w:space="0" w:color="auto"/>
          </w:divBdr>
        </w:div>
      </w:divsChild>
    </w:div>
    <w:div w:id="389035306">
      <w:bodyDiv w:val="1"/>
      <w:marLeft w:val="0"/>
      <w:marRight w:val="0"/>
      <w:marTop w:val="0"/>
      <w:marBottom w:val="0"/>
      <w:divBdr>
        <w:top w:val="none" w:sz="0" w:space="0" w:color="auto"/>
        <w:left w:val="none" w:sz="0" w:space="0" w:color="auto"/>
        <w:bottom w:val="none" w:sz="0" w:space="0" w:color="auto"/>
        <w:right w:val="none" w:sz="0" w:space="0" w:color="auto"/>
      </w:divBdr>
      <w:divsChild>
        <w:div w:id="391078753">
          <w:marLeft w:val="0"/>
          <w:marRight w:val="0"/>
          <w:marTop w:val="0"/>
          <w:marBottom w:val="0"/>
          <w:divBdr>
            <w:top w:val="none" w:sz="0" w:space="0" w:color="auto"/>
            <w:left w:val="none" w:sz="0" w:space="0" w:color="auto"/>
            <w:bottom w:val="none" w:sz="0" w:space="0" w:color="auto"/>
            <w:right w:val="none" w:sz="0" w:space="0" w:color="auto"/>
          </w:divBdr>
        </w:div>
      </w:divsChild>
    </w:div>
    <w:div w:id="401030986">
      <w:bodyDiv w:val="1"/>
      <w:marLeft w:val="0"/>
      <w:marRight w:val="0"/>
      <w:marTop w:val="0"/>
      <w:marBottom w:val="0"/>
      <w:divBdr>
        <w:top w:val="none" w:sz="0" w:space="0" w:color="auto"/>
        <w:left w:val="none" w:sz="0" w:space="0" w:color="auto"/>
        <w:bottom w:val="none" w:sz="0" w:space="0" w:color="auto"/>
        <w:right w:val="none" w:sz="0" w:space="0" w:color="auto"/>
      </w:divBdr>
    </w:div>
    <w:div w:id="408499798">
      <w:bodyDiv w:val="1"/>
      <w:marLeft w:val="0"/>
      <w:marRight w:val="0"/>
      <w:marTop w:val="0"/>
      <w:marBottom w:val="0"/>
      <w:divBdr>
        <w:top w:val="none" w:sz="0" w:space="0" w:color="auto"/>
        <w:left w:val="none" w:sz="0" w:space="0" w:color="auto"/>
        <w:bottom w:val="none" w:sz="0" w:space="0" w:color="auto"/>
        <w:right w:val="none" w:sz="0" w:space="0" w:color="auto"/>
      </w:divBdr>
      <w:divsChild>
        <w:div w:id="2073193463">
          <w:marLeft w:val="0"/>
          <w:marRight w:val="0"/>
          <w:marTop w:val="0"/>
          <w:marBottom w:val="0"/>
          <w:divBdr>
            <w:top w:val="none" w:sz="0" w:space="0" w:color="auto"/>
            <w:left w:val="none" w:sz="0" w:space="0" w:color="auto"/>
            <w:bottom w:val="none" w:sz="0" w:space="0" w:color="auto"/>
            <w:right w:val="none" w:sz="0" w:space="0" w:color="auto"/>
          </w:divBdr>
        </w:div>
      </w:divsChild>
    </w:div>
    <w:div w:id="415131919">
      <w:bodyDiv w:val="1"/>
      <w:marLeft w:val="0"/>
      <w:marRight w:val="0"/>
      <w:marTop w:val="0"/>
      <w:marBottom w:val="0"/>
      <w:divBdr>
        <w:top w:val="none" w:sz="0" w:space="0" w:color="auto"/>
        <w:left w:val="none" w:sz="0" w:space="0" w:color="auto"/>
        <w:bottom w:val="none" w:sz="0" w:space="0" w:color="auto"/>
        <w:right w:val="none" w:sz="0" w:space="0" w:color="auto"/>
      </w:divBdr>
      <w:divsChild>
        <w:div w:id="1191530012">
          <w:marLeft w:val="0"/>
          <w:marRight w:val="0"/>
          <w:marTop w:val="0"/>
          <w:marBottom w:val="0"/>
          <w:divBdr>
            <w:top w:val="none" w:sz="0" w:space="0" w:color="auto"/>
            <w:left w:val="none" w:sz="0" w:space="0" w:color="auto"/>
            <w:bottom w:val="none" w:sz="0" w:space="0" w:color="auto"/>
            <w:right w:val="none" w:sz="0" w:space="0" w:color="auto"/>
          </w:divBdr>
        </w:div>
      </w:divsChild>
    </w:div>
    <w:div w:id="668096230">
      <w:bodyDiv w:val="1"/>
      <w:marLeft w:val="0"/>
      <w:marRight w:val="0"/>
      <w:marTop w:val="0"/>
      <w:marBottom w:val="0"/>
      <w:divBdr>
        <w:top w:val="none" w:sz="0" w:space="0" w:color="auto"/>
        <w:left w:val="none" w:sz="0" w:space="0" w:color="auto"/>
        <w:bottom w:val="none" w:sz="0" w:space="0" w:color="auto"/>
        <w:right w:val="none" w:sz="0" w:space="0" w:color="auto"/>
      </w:divBdr>
      <w:divsChild>
        <w:div w:id="971788004">
          <w:marLeft w:val="0"/>
          <w:marRight w:val="0"/>
          <w:marTop w:val="0"/>
          <w:marBottom w:val="0"/>
          <w:divBdr>
            <w:top w:val="none" w:sz="0" w:space="0" w:color="auto"/>
            <w:left w:val="none" w:sz="0" w:space="0" w:color="auto"/>
            <w:bottom w:val="none" w:sz="0" w:space="0" w:color="auto"/>
            <w:right w:val="none" w:sz="0" w:space="0" w:color="auto"/>
          </w:divBdr>
        </w:div>
      </w:divsChild>
    </w:div>
    <w:div w:id="670644821">
      <w:bodyDiv w:val="1"/>
      <w:marLeft w:val="0"/>
      <w:marRight w:val="0"/>
      <w:marTop w:val="0"/>
      <w:marBottom w:val="0"/>
      <w:divBdr>
        <w:top w:val="none" w:sz="0" w:space="0" w:color="auto"/>
        <w:left w:val="none" w:sz="0" w:space="0" w:color="auto"/>
        <w:bottom w:val="none" w:sz="0" w:space="0" w:color="auto"/>
        <w:right w:val="none" w:sz="0" w:space="0" w:color="auto"/>
      </w:divBdr>
      <w:divsChild>
        <w:div w:id="1969775063">
          <w:marLeft w:val="0"/>
          <w:marRight w:val="0"/>
          <w:marTop w:val="0"/>
          <w:marBottom w:val="0"/>
          <w:divBdr>
            <w:top w:val="none" w:sz="0" w:space="0" w:color="auto"/>
            <w:left w:val="none" w:sz="0" w:space="0" w:color="auto"/>
            <w:bottom w:val="none" w:sz="0" w:space="0" w:color="auto"/>
            <w:right w:val="none" w:sz="0" w:space="0" w:color="auto"/>
          </w:divBdr>
        </w:div>
      </w:divsChild>
    </w:div>
    <w:div w:id="758789085">
      <w:bodyDiv w:val="1"/>
      <w:marLeft w:val="0"/>
      <w:marRight w:val="0"/>
      <w:marTop w:val="0"/>
      <w:marBottom w:val="0"/>
      <w:divBdr>
        <w:top w:val="none" w:sz="0" w:space="0" w:color="auto"/>
        <w:left w:val="none" w:sz="0" w:space="0" w:color="auto"/>
        <w:bottom w:val="none" w:sz="0" w:space="0" w:color="auto"/>
        <w:right w:val="none" w:sz="0" w:space="0" w:color="auto"/>
      </w:divBdr>
      <w:divsChild>
        <w:div w:id="1962178303">
          <w:marLeft w:val="0"/>
          <w:marRight w:val="0"/>
          <w:marTop w:val="0"/>
          <w:marBottom w:val="0"/>
          <w:divBdr>
            <w:top w:val="none" w:sz="0" w:space="0" w:color="auto"/>
            <w:left w:val="none" w:sz="0" w:space="0" w:color="auto"/>
            <w:bottom w:val="none" w:sz="0" w:space="0" w:color="auto"/>
            <w:right w:val="none" w:sz="0" w:space="0" w:color="auto"/>
          </w:divBdr>
        </w:div>
      </w:divsChild>
    </w:div>
    <w:div w:id="766580270">
      <w:bodyDiv w:val="1"/>
      <w:marLeft w:val="0"/>
      <w:marRight w:val="0"/>
      <w:marTop w:val="0"/>
      <w:marBottom w:val="0"/>
      <w:divBdr>
        <w:top w:val="none" w:sz="0" w:space="0" w:color="auto"/>
        <w:left w:val="none" w:sz="0" w:space="0" w:color="auto"/>
        <w:bottom w:val="none" w:sz="0" w:space="0" w:color="auto"/>
        <w:right w:val="none" w:sz="0" w:space="0" w:color="auto"/>
      </w:divBdr>
      <w:divsChild>
        <w:div w:id="493297237">
          <w:marLeft w:val="0"/>
          <w:marRight w:val="0"/>
          <w:marTop w:val="0"/>
          <w:marBottom w:val="0"/>
          <w:divBdr>
            <w:top w:val="none" w:sz="0" w:space="0" w:color="auto"/>
            <w:left w:val="none" w:sz="0" w:space="0" w:color="auto"/>
            <w:bottom w:val="none" w:sz="0" w:space="0" w:color="auto"/>
            <w:right w:val="none" w:sz="0" w:space="0" w:color="auto"/>
          </w:divBdr>
        </w:div>
      </w:divsChild>
    </w:div>
    <w:div w:id="842284801">
      <w:bodyDiv w:val="1"/>
      <w:marLeft w:val="0"/>
      <w:marRight w:val="0"/>
      <w:marTop w:val="0"/>
      <w:marBottom w:val="0"/>
      <w:divBdr>
        <w:top w:val="none" w:sz="0" w:space="0" w:color="auto"/>
        <w:left w:val="none" w:sz="0" w:space="0" w:color="auto"/>
        <w:bottom w:val="none" w:sz="0" w:space="0" w:color="auto"/>
        <w:right w:val="none" w:sz="0" w:space="0" w:color="auto"/>
      </w:divBdr>
      <w:divsChild>
        <w:div w:id="45955317">
          <w:marLeft w:val="0"/>
          <w:marRight w:val="0"/>
          <w:marTop w:val="0"/>
          <w:marBottom w:val="0"/>
          <w:divBdr>
            <w:top w:val="none" w:sz="0" w:space="0" w:color="auto"/>
            <w:left w:val="none" w:sz="0" w:space="0" w:color="auto"/>
            <w:bottom w:val="none" w:sz="0" w:space="0" w:color="auto"/>
            <w:right w:val="none" w:sz="0" w:space="0" w:color="auto"/>
          </w:divBdr>
        </w:div>
      </w:divsChild>
    </w:div>
    <w:div w:id="883445337">
      <w:bodyDiv w:val="1"/>
      <w:marLeft w:val="0"/>
      <w:marRight w:val="0"/>
      <w:marTop w:val="0"/>
      <w:marBottom w:val="0"/>
      <w:divBdr>
        <w:top w:val="none" w:sz="0" w:space="0" w:color="auto"/>
        <w:left w:val="none" w:sz="0" w:space="0" w:color="auto"/>
        <w:bottom w:val="none" w:sz="0" w:space="0" w:color="auto"/>
        <w:right w:val="none" w:sz="0" w:space="0" w:color="auto"/>
      </w:divBdr>
      <w:divsChild>
        <w:div w:id="1551500693">
          <w:marLeft w:val="0"/>
          <w:marRight w:val="0"/>
          <w:marTop w:val="0"/>
          <w:marBottom w:val="0"/>
          <w:divBdr>
            <w:top w:val="none" w:sz="0" w:space="0" w:color="auto"/>
            <w:left w:val="none" w:sz="0" w:space="0" w:color="auto"/>
            <w:bottom w:val="none" w:sz="0" w:space="0" w:color="auto"/>
            <w:right w:val="none" w:sz="0" w:space="0" w:color="auto"/>
          </w:divBdr>
        </w:div>
      </w:divsChild>
    </w:div>
    <w:div w:id="978650997">
      <w:bodyDiv w:val="1"/>
      <w:marLeft w:val="0"/>
      <w:marRight w:val="0"/>
      <w:marTop w:val="0"/>
      <w:marBottom w:val="0"/>
      <w:divBdr>
        <w:top w:val="none" w:sz="0" w:space="0" w:color="auto"/>
        <w:left w:val="none" w:sz="0" w:space="0" w:color="auto"/>
        <w:bottom w:val="none" w:sz="0" w:space="0" w:color="auto"/>
        <w:right w:val="none" w:sz="0" w:space="0" w:color="auto"/>
      </w:divBdr>
      <w:divsChild>
        <w:div w:id="129637069">
          <w:marLeft w:val="0"/>
          <w:marRight w:val="0"/>
          <w:marTop w:val="0"/>
          <w:marBottom w:val="0"/>
          <w:divBdr>
            <w:top w:val="none" w:sz="0" w:space="0" w:color="auto"/>
            <w:left w:val="none" w:sz="0" w:space="0" w:color="auto"/>
            <w:bottom w:val="none" w:sz="0" w:space="0" w:color="auto"/>
            <w:right w:val="none" w:sz="0" w:space="0" w:color="auto"/>
          </w:divBdr>
        </w:div>
      </w:divsChild>
    </w:div>
    <w:div w:id="1000349566">
      <w:bodyDiv w:val="1"/>
      <w:marLeft w:val="0"/>
      <w:marRight w:val="0"/>
      <w:marTop w:val="0"/>
      <w:marBottom w:val="0"/>
      <w:divBdr>
        <w:top w:val="none" w:sz="0" w:space="0" w:color="auto"/>
        <w:left w:val="none" w:sz="0" w:space="0" w:color="auto"/>
        <w:bottom w:val="none" w:sz="0" w:space="0" w:color="auto"/>
        <w:right w:val="none" w:sz="0" w:space="0" w:color="auto"/>
      </w:divBdr>
      <w:divsChild>
        <w:div w:id="1870725715">
          <w:marLeft w:val="0"/>
          <w:marRight w:val="0"/>
          <w:marTop w:val="0"/>
          <w:marBottom w:val="0"/>
          <w:divBdr>
            <w:top w:val="none" w:sz="0" w:space="0" w:color="auto"/>
            <w:left w:val="none" w:sz="0" w:space="0" w:color="auto"/>
            <w:bottom w:val="none" w:sz="0" w:space="0" w:color="auto"/>
            <w:right w:val="none" w:sz="0" w:space="0" w:color="auto"/>
          </w:divBdr>
        </w:div>
      </w:divsChild>
    </w:div>
    <w:div w:id="1258516231">
      <w:bodyDiv w:val="1"/>
      <w:marLeft w:val="0"/>
      <w:marRight w:val="0"/>
      <w:marTop w:val="0"/>
      <w:marBottom w:val="0"/>
      <w:divBdr>
        <w:top w:val="none" w:sz="0" w:space="0" w:color="auto"/>
        <w:left w:val="none" w:sz="0" w:space="0" w:color="auto"/>
        <w:bottom w:val="none" w:sz="0" w:space="0" w:color="auto"/>
        <w:right w:val="none" w:sz="0" w:space="0" w:color="auto"/>
      </w:divBdr>
      <w:divsChild>
        <w:div w:id="169682648">
          <w:marLeft w:val="0"/>
          <w:marRight w:val="0"/>
          <w:marTop w:val="0"/>
          <w:marBottom w:val="0"/>
          <w:divBdr>
            <w:top w:val="none" w:sz="0" w:space="0" w:color="auto"/>
            <w:left w:val="none" w:sz="0" w:space="0" w:color="auto"/>
            <w:bottom w:val="none" w:sz="0" w:space="0" w:color="auto"/>
            <w:right w:val="none" w:sz="0" w:space="0" w:color="auto"/>
          </w:divBdr>
        </w:div>
      </w:divsChild>
    </w:div>
    <w:div w:id="1261991681">
      <w:bodyDiv w:val="1"/>
      <w:marLeft w:val="0"/>
      <w:marRight w:val="0"/>
      <w:marTop w:val="0"/>
      <w:marBottom w:val="0"/>
      <w:divBdr>
        <w:top w:val="none" w:sz="0" w:space="0" w:color="auto"/>
        <w:left w:val="none" w:sz="0" w:space="0" w:color="auto"/>
        <w:bottom w:val="none" w:sz="0" w:space="0" w:color="auto"/>
        <w:right w:val="none" w:sz="0" w:space="0" w:color="auto"/>
      </w:divBdr>
      <w:divsChild>
        <w:div w:id="1869905784">
          <w:marLeft w:val="0"/>
          <w:marRight w:val="0"/>
          <w:marTop w:val="0"/>
          <w:marBottom w:val="0"/>
          <w:divBdr>
            <w:top w:val="none" w:sz="0" w:space="0" w:color="auto"/>
            <w:left w:val="none" w:sz="0" w:space="0" w:color="auto"/>
            <w:bottom w:val="none" w:sz="0" w:space="0" w:color="auto"/>
            <w:right w:val="none" w:sz="0" w:space="0" w:color="auto"/>
          </w:divBdr>
        </w:div>
      </w:divsChild>
    </w:div>
    <w:div w:id="1293705317">
      <w:bodyDiv w:val="1"/>
      <w:marLeft w:val="0"/>
      <w:marRight w:val="0"/>
      <w:marTop w:val="0"/>
      <w:marBottom w:val="0"/>
      <w:divBdr>
        <w:top w:val="none" w:sz="0" w:space="0" w:color="auto"/>
        <w:left w:val="none" w:sz="0" w:space="0" w:color="auto"/>
        <w:bottom w:val="none" w:sz="0" w:space="0" w:color="auto"/>
        <w:right w:val="none" w:sz="0" w:space="0" w:color="auto"/>
      </w:divBdr>
    </w:div>
    <w:div w:id="1372343272">
      <w:bodyDiv w:val="1"/>
      <w:marLeft w:val="0"/>
      <w:marRight w:val="0"/>
      <w:marTop w:val="0"/>
      <w:marBottom w:val="0"/>
      <w:divBdr>
        <w:top w:val="none" w:sz="0" w:space="0" w:color="auto"/>
        <w:left w:val="none" w:sz="0" w:space="0" w:color="auto"/>
        <w:bottom w:val="none" w:sz="0" w:space="0" w:color="auto"/>
        <w:right w:val="none" w:sz="0" w:space="0" w:color="auto"/>
      </w:divBdr>
      <w:divsChild>
        <w:div w:id="435293871">
          <w:marLeft w:val="0"/>
          <w:marRight w:val="0"/>
          <w:marTop w:val="0"/>
          <w:marBottom w:val="0"/>
          <w:divBdr>
            <w:top w:val="none" w:sz="0" w:space="0" w:color="auto"/>
            <w:left w:val="none" w:sz="0" w:space="0" w:color="auto"/>
            <w:bottom w:val="none" w:sz="0" w:space="0" w:color="auto"/>
            <w:right w:val="none" w:sz="0" w:space="0" w:color="auto"/>
          </w:divBdr>
        </w:div>
      </w:divsChild>
    </w:div>
    <w:div w:id="1512989088">
      <w:bodyDiv w:val="1"/>
      <w:marLeft w:val="0"/>
      <w:marRight w:val="0"/>
      <w:marTop w:val="0"/>
      <w:marBottom w:val="0"/>
      <w:divBdr>
        <w:top w:val="none" w:sz="0" w:space="0" w:color="auto"/>
        <w:left w:val="none" w:sz="0" w:space="0" w:color="auto"/>
        <w:bottom w:val="none" w:sz="0" w:space="0" w:color="auto"/>
        <w:right w:val="none" w:sz="0" w:space="0" w:color="auto"/>
      </w:divBdr>
      <w:divsChild>
        <w:div w:id="1802116140">
          <w:marLeft w:val="0"/>
          <w:marRight w:val="0"/>
          <w:marTop w:val="0"/>
          <w:marBottom w:val="0"/>
          <w:divBdr>
            <w:top w:val="none" w:sz="0" w:space="0" w:color="auto"/>
            <w:left w:val="none" w:sz="0" w:space="0" w:color="auto"/>
            <w:bottom w:val="none" w:sz="0" w:space="0" w:color="auto"/>
            <w:right w:val="none" w:sz="0" w:space="0" w:color="auto"/>
          </w:divBdr>
        </w:div>
      </w:divsChild>
    </w:div>
    <w:div w:id="1630668853">
      <w:bodyDiv w:val="1"/>
      <w:marLeft w:val="0"/>
      <w:marRight w:val="0"/>
      <w:marTop w:val="0"/>
      <w:marBottom w:val="0"/>
      <w:divBdr>
        <w:top w:val="none" w:sz="0" w:space="0" w:color="auto"/>
        <w:left w:val="none" w:sz="0" w:space="0" w:color="auto"/>
        <w:bottom w:val="none" w:sz="0" w:space="0" w:color="auto"/>
        <w:right w:val="none" w:sz="0" w:space="0" w:color="auto"/>
      </w:divBdr>
      <w:divsChild>
        <w:div w:id="1353527645">
          <w:marLeft w:val="0"/>
          <w:marRight w:val="0"/>
          <w:marTop w:val="0"/>
          <w:marBottom w:val="0"/>
          <w:divBdr>
            <w:top w:val="none" w:sz="0" w:space="0" w:color="auto"/>
            <w:left w:val="none" w:sz="0" w:space="0" w:color="auto"/>
            <w:bottom w:val="none" w:sz="0" w:space="0" w:color="auto"/>
            <w:right w:val="none" w:sz="0" w:space="0" w:color="auto"/>
          </w:divBdr>
        </w:div>
      </w:divsChild>
    </w:div>
    <w:div w:id="1639453405">
      <w:bodyDiv w:val="1"/>
      <w:marLeft w:val="0"/>
      <w:marRight w:val="0"/>
      <w:marTop w:val="0"/>
      <w:marBottom w:val="0"/>
      <w:divBdr>
        <w:top w:val="none" w:sz="0" w:space="0" w:color="auto"/>
        <w:left w:val="none" w:sz="0" w:space="0" w:color="auto"/>
        <w:bottom w:val="none" w:sz="0" w:space="0" w:color="auto"/>
        <w:right w:val="none" w:sz="0" w:space="0" w:color="auto"/>
      </w:divBdr>
      <w:divsChild>
        <w:div w:id="1245646304">
          <w:marLeft w:val="0"/>
          <w:marRight w:val="0"/>
          <w:marTop w:val="0"/>
          <w:marBottom w:val="0"/>
          <w:divBdr>
            <w:top w:val="none" w:sz="0" w:space="0" w:color="auto"/>
            <w:left w:val="none" w:sz="0" w:space="0" w:color="auto"/>
            <w:bottom w:val="none" w:sz="0" w:space="0" w:color="auto"/>
            <w:right w:val="none" w:sz="0" w:space="0" w:color="auto"/>
          </w:divBdr>
        </w:div>
      </w:divsChild>
    </w:div>
    <w:div w:id="1639989132">
      <w:bodyDiv w:val="1"/>
      <w:marLeft w:val="0"/>
      <w:marRight w:val="0"/>
      <w:marTop w:val="0"/>
      <w:marBottom w:val="0"/>
      <w:divBdr>
        <w:top w:val="none" w:sz="0" w:space="0" w:color="auto"/>
        <w:left w:val="none" w:sz="0" w:space="0" w:color="auto"/>
        <w:bottom w:val="none" w:sz="0" w:space="0" w:color="auto"/>
        <w:right w:val="none" w:sz="0" w:space="0" w:color="auto"/>
      </w:divBdr>
      <w:divsChild>
        <w:div w:id="770929608">
          <w:marLeft w:val="0"/>
          <w:marRight w:val="0"/>
          <w:marTop w:val="0"/>
          <w:marBottom w:val="0"/>
          <w:divBdr>
            <w:top w:val="none" w:sz="0" w:space="0" w:color="auto"/>
            <w:left w:val="none" w:sz="0" w:space="0" w:color="auto"/>
            <w:bottom w:val="none" w:sz="0" w:space="0" w:color="auto"/>
            <w:right w:val="none" w:sz="0" w:space="0" w:color="auto"/>
          </w:divBdr>
        </w:div>
      </w:divsChild>
    </w:div>
    <w:div w:id="1730764185">
      <w:bodyDiv w:val="1"/>
      <w:marLeft w:val="0"/>
      <w:marRight w:val="0"/>
      <w:marTop w:val="0"/>
      <w:marBottom w:val="0"/>
      <w:divBdr>
        <w:top w:val="none" w:sz="0" w:space="0" w:color="auto"/>
        <w:left w:val="none" w:sz="0" w:space="0" w:color="auto"/>
        <w:bottom w:val="none" w:sz="0" w:space="0" w:color="auto"/>
        <w:right w:val="none" w:sz="0" w:space="0" w:color="auto"/>
      </w:divBdr>
      <w:divsChild>
        <w:div w:id="1795707282">
          <w:marLeft w:val="0"/>
          <w:marRight w:val="0"/>
          <w:marTop w:val="0"/>
          <w:marBottom w:val="0"/>
          <w:divBdr>
            <w:top w:val="none" w:sz="0" w:space="0" w:color="auto"/>
            <w:left w:val="none" w:sz="0" w:space="0" w:color="auto"/>
            <w:bottom w:val="none" w:sz="0" w:space="0" w:color="auto"/>
            <w:right w:val="none" w:sz="0" w:space="0" w:color="auto"/>
          </w:divBdr>
        </w:div>
      </w:divsChild>
    </w:div>
    <w:div w:id="1781221786">
      <w:bodyDiv w:val="1"/>
      <w:marLeft w:val="0"/>
      <w:marRight w:val="0"/>
      <w:marTop w:val="0"/>
      <w:marBottom w:val="0"/>
      <w:divBdr>
        <w:top w:val="none" w:sz="0" w:space="0" w:color="auto"/>
        <w:left w:val="none" w:sz="0" w:space="0" w:color="auto"/>
        <w:bottom w:val="none" w:sz="0" w:space="0" w:color="auto"/>
        <w:right w:val="none" w:sz="0" w:space="0" w:color="auto"/>
      </w:divBdr>
      <w:divsChild>
        <w:div w:id="913511144">
          <w:marLeft w:val="0"/>
          <w:marRight w:val="0"/>
          <w:marTop w:val="0"/>
          <w:marBottom w:val="0"/>
          <w:divBdr>
            <w:top w:val="none" w:sz="0" w:space="0" w:color="auto"/>
            <w:left w:val="none" w:sz="0" w:space="0" w:color="auto"/>
            <w:bottom w:val="none" w:sz="0" w:space="0" w:color="auto"/>
            <w:right w:val="none" w:sz="0" w:space="0" w:color="auto"/>
          </w:divBdr>
        </w:div>
      </w:divsChild>
    </w:div>
    <w:div w:id="1817991519">
      <w:bodyDiv w:val="1"/>
      <w:marLeft w:val="0"/>
      <w:marRight w:val="0"/>
      <w:marTop w:val="0"/>
      <w:marBottom w:val="0"/>
      <w:divBdr>
        <w:top w:val="none" w:sz="0" w:space="0" w:color="auto"/>
        <w:left w:val="none" w:sz="0" w:space="0" w:color="auto"/>
        <w:bottom w:val="none" w:sz="0" w:space="0" w:color="auto"/>
        <w:right w:val="none" w:sz="0" w:space="0" w:color="auto"/>
      </w:divBdr>
      <w:divsChild>
        <w:div w:id="436945917">
          <w:marLeft w:val="0"/>
          <w:marRight w:val="0"/>
          <w:marTop w:val="0"/>
          <w:marBottom w:val="0"/>
          <w:divBdr>
            <w:top w:val="none" w:sz="0" w:space="0" w:color="auto"/>
            <w:left w:val="none" w:sz="0" w:space="0" w:color="auto"/>
            <w:bottom w:val="none" w:sz="0" w:space="0" w:color="auto"/>
            <w:right w:val="none" w:sz="0" w:space="0" w:color="auto"/>
          </w:divBdr>
        </w:div>
      </w:divsChild>
    </w:div>
    <w:div w:id="1983002722">
      <w:bodyDiv w:val="1"/>
      <w:marLeft w:val="0"/>
      <w:marRight w:val="0"/>
      <w:marTop w:val="0"/>
      <w:marBottom w:val="0"/>
      <w:divBdr>
        <w:top w:val="none" w:sz="0" w:space="0" w:color="auto"/>
        <w:left w:val="none" w:sz="0" w:space="0" w:color="auto"/>
        <w:bottom w:val="none" w:sz="0" w:space="0" w:color="auto"/>
        <w:right w:val="none" w:sz="0" w:space="0" w:color="auto"/>
      </w:divBdr>
    </w:div>
    <w:div w:id="2053336837">
      <w:bodyDiv w:val="1"/>
      <w:marLeft w:val="0"/>
      <w:marRight w:val="0"/>
      <w:marTop w:val="0"/>
      <w:marBottom w:val="0"/>
      <w:divBdr>
        <w:top w:val="none" w:sz="0" w:space="0" w:color="auto"/>
        <w:left w:val="none" w:sz="0" w:space="0" w:color="auto"/>
        <w:bottom w:val="none" w:sz="0" w:space="0" w:color="auto"/>
        <w:right w:val="none" w:sz="0" w:space="0" w:color="auto"/>
      </w:divBdr>
      <w:divsChild>
        <w:div w:id="977958333">
          <w:marLeft w:val="0"/>
          <w:marRight w:val="0"/>
          <w:marTop w:val="0"/>
          <w:marBottom w:val="0"/>
          <w:divBdr>
            <w:top w:val="none" w:sz="0" w:space="0" w:color="auto"/>
            <w:left w:val="none" w:sz="0" w:space="0" w:color="auto"/>
            <w:bottom w:val="none" w:sz="0" w:space="0" w:color="auto"/>
            <w:right w:val="none" w:sz="0" w:space="0" w:color="auto"/>
          </w:divBdr>
        </w:div>
      </w:divsChild>
    </w:div>
    <w:div w:id="2066560241">
      <w:bodyDiv w:val="1"/>
      <w:marLeft w:val="0"/>
      <w:marRight w:val="0"/>
      <w:marTop w:val="0"/>
      <w:marBottom w:val="0"/>
      <w:divBdr>
        <w:top w:val="none" w:sz="0" w:space="0" w:color="auto"/>
        <w:left w:val="none" w:sz="0" w:space="0" w:color="auto"/>
        <w:bottom w:val="none" w:sz="0" w:space="0" w:color="auto"/>
        <w:right w:val="none" w:sz="0" w:space="0" w:color="auto"/>
      </w:divBdr>
      <w:divsChild>
        <w:div w:id="1127823130">
          <w:marLeft w:val="0"/>
          <w:marRight w:val="0"/>
          <w:marTop w:val="0"/>
          <w:marBottom w:val="0"/>
          <w:divBdr>
            <w:top w:val="none" w:sz="0" w:space="0" w:color="auto"/>
            <w:left w:val="none" w:sz="0" w:space="0" w:color="auto"/>
            <w:bottom w:val="none" w:sz="0" w:space="0" w:color="auto"/>
            <w:right w:val="none" w:sz="0" w:space="0" w:color="auto"/>
          </w:divBdr>
        </w:div>
      </w:divsChild>
    </w:div>
    <w:div w:id="2135247818">
      <w:bodyDiv w:val="1"/>
      <w:marLeft w:val="0"/>
      <w:marRight w:val="0"/>
      <w:marTop w:val="0"/>
      <w:marBottom w:val="0"/>
      <w:divBdr>
        <w:top w:val="none" w:sz="0" w:space="0" w:color="auto"/>
        <w:left w:val="none" w:sz="0" w:space="0" w:color="auto"/>
        <w:bottom w:val="none" w:sz="0" w:space="0" w:color="auto"/>
        <w:right w:val="none" w:sz="0" w:space="0" w:color="auto"/>
      </w:divBdr>
      <w:divsChild>
        <w:div w:id="16373764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32"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31"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D9F8C5432024A099ED173D364A63591"/>
        <w:category>
          <w:name w:val="General"/>
          <w:gallery w:val="placeholder"/>
        </w:category>
        <w:types>
          <w:type w:val="bbPlcHdr"/>
        </w:types>
        <w:behaviors>
          <w:behavior w:val="content"/>
        </w:behaviors>
        <w:guid w:val="{375099BE-3760-4748-98B6-569602666929}"/>
      </w:docPartPr>
      <w:docPartBody>
        <w:p w:rsidR="00872C88" w:rsidRDefault="0038691B" w:rsidP="0038691B">
          <w:pPr>
            <w:pStyle w:val="9D9F8C5432024A099ED173D364A63591"/>
          </w:pPr>
          <w:r>
            <w:rPr>
              <w:rFonts w:asciiTheme="majorHAnsi" w:eastAsiaTheme="majorEastAsia" w:hAnsiTheme="majorHAnsi" w:cstheme="majorBidi"/>
              <w:caps/>
              <w:color w:val="5B9BD5" w:themeColor="accent1"/>
              <w:sz w:val="80"/>
              <w:szCs w:val="80"/>
            </w:rPr>
            <w:t>[Document title]</w:t>
          </w:r>
        </w:p>
      </w:docPartBody>
    </w:docPart>
    <w:docPart>
      <w:docPartPr>
        <w:name w:val="FA084E3BE8874C8788FB5C434BEFCF04"/>
        <w:category>
          <w:name w:val="General"/>
          <w:gallery w:val="placeholder"/>
        </w:category>
        <w:types>
          <w:type w:val="bbPlcHdr"/>
        </w:types>
        <w:behaviors>
          <w:behavior w:val="content"/>
        </w:behaviors>
        <w:guid w:val="{B539D111-9081-42F9-A7E4-331C6B2C8143}"/>
      </w:docPartPr>
      <w:docPartBody>
        <w:p w:rsidR="00872C88" w:rsidRDefault="0038691B" w:rsidP="0038691B">
          <w:pPr>
            <w:pStyle w:val="FA084E3BE8874C8788FB5C434BEFCF04"/>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UI"/>
    <w:charset w:val="4E"/>
    <w:family w:val="auto"/>
    <w:pitch w:val="variable"/>
    <w:sig w:usb0="00000000" w:usb1="00000000" w:usb2="01000407" w:usb3="00000000" w:csb0="0002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91B"/>
    <w:rsid w:val="00170386"/>
    <w:rsid w:val="0038691B"/>
    <w:rsid w:val="0049439D"/>
    <w:rsid w:val="004C742E"/>
    <w:rsid w:val="004F7789"/>
    <w:rsid w:val="00782160"/>
    <w:rsid w:val="00872C88"/>
    <w:rsid w:val="00A87C81"/>
    <w:rsid w:val="00CA4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D9F8C5432024A099ED173D364A63591">
    <w:name w:val="9D9F8C5432024A099ED173D364A63591"/>
    <w:rsid w:val="0038691B"/>
  </w:style>
  <w:style w:type="paragraph" w:customStyle="1" w:styleId="FA084E3BE8874C8788FB5C434BEFCF04">
    <w:name w:val="FA084E3BE8874C8788FB5C434BEFCF04"/>
    <w:rsid w:val="003869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77AA945-1494-4978-B7D8-6243EA2EA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32</Pages>
  <Words>6358</Words>
  <Characters>36246</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Data Analytics for UK Air Quality</vt:lpstr>
    </vt:vector>
  </TitlesOfParts>
  <Company/>
  <LinksUpToDate>false</LinksUpToDate>
  <CharactersWithSpaces>42519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Analytics for UK Air Quality</dc:title>
  <dc:subject>Student Name: Nazrana Patel   ID:77288206</dc:subject>
  <dc:creator>hp</dc:creator>
  <cp:keywords/>
  <dc:description/>
  <cp:lastModifiedBy>hp</cp:lastModifiedBy>
  <cp:revision>8</cp:revision>
  <dcterms:created xsi:type="dcterms:W3CDTF">2022-03-29T07:49:00Z</dcterms:created>
  <dcterms:modified xsi:type="dcterms:W3CDTF">2022-03-30T04:40:00Z</dcterms:modified>
</cp:coreProperties>
</file>